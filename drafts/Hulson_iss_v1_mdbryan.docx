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AAA52"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51D50865" w14:textId="77777777" w:rsidR="00982EA9" w:rsidRPr="00982EA9" w:rsidRDefault="00982EA9" w:rsidP="00982EA9">
      <w:pPr>
        <w:pStyle w:val="BodyText"/>
      </w:pPr>
    </w:p>
    <w:p w14:paraId="74AFE73A" w14:textId="77777777" w:rsidR="00982EA9" w:rsidRPr="00982EA9" w:rsidRDefault="00982EA9" w:rsidP="00982EA9">
      <w:pPr>
        <w:pStyle w:val="BodyText"/>
        <w:jc w:val="center"/>
      </w:pPr>
      <w:proofErr w:type="gramStart"/>
      <w:r>
        <w:t>by</w:t>
      </w:r>
      <w:proofErr w:type="gramEnd"/>
    </w:p>
    <w:p w14:paraId="1B46826D"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7B0647DE" w14:textId="77777777" w:rsidR="00982EA9" w:rsidRPr="00982EA9" w:rsidRDefault="00982EA9" w:rsidP="00982EA9">
      <w:pPr>
        <w:pStyle w:val="BodyText"/>
      </w:pPr>
    </w:p>
    <w:p w14:paraId="3AFFF94C"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090BB6F3"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14:paraId="21762FB1" w14:textId="77777777" w:rsidR="00982EA9" w:rsidRPr="00982EA9" w:rsidRDefault="00982EA9" w:rsidP="00982EA9">
      <w:pPr>
        <w:pStyle w:val="BodyText"/>
        <w:jc w:val="center"/>
        <w:rPr>
          <w:rStyle w:val="Hyperlink"/>
          <w:color w:val="auto"/>
        </w:rPr>
      </w:pPr>
    </w:p>
    <w:p w14:paraId="4E10619B" w14:textId="77777777" w:rsidR="00982EA9" w:rsidRPr="00982EA9" w:rsidRDefault="00982EA9" w:rsidP="00982EA9">
      <w:pPr>
        <w:pStyle w:val="BodyText"/>
        <w:jc w:val="center"/>
      </w:pPr>
      <w:r w:rsidRPr="00982EA9">
        <w:rPr>
          <w:rStyle w:val="Hyperlink"/>
          <w:color w:val="auto"/>
        </w:rPr>
        <w:t>Month 2023</w:t>
      </w:r>
    </w:p>
    <w:p w14:paraId="657D5C03" w14:textId="77777777" w:rsidR="001E1179" w:rsidRDefault="002A2129">
      <w:r>
        <w:br w:type="page"/>
      </w:r>
    </w:p>
    <w:p w14:paraId="153FBDBA" w14:textId="77777777" w:rsidR="00982EA9" w:rsidRDefault="00982EA9">
      <w:pPr>
        <w:spacing w:before="0" w:after="200" w:line="240" w:lineRule="auto"/>
      </w:pPr>
    </w:p>
    <w:p w14:paraId="495E4BDB" w14:textId="77777777"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14:paraId="4190EEBE" w14:textId="77777777" w:rsidR="001E1179" w:rsidRDefault="002A2129">
      <w:pPr>
        <w:pStyle w:val="Heading1"/>
      </w:pPr>
      <w:bookmarkStart w:id="0" w:name="abstract"/>
      <w:r>
        <w:lastRenderedPageBreak/>
        <w:t>ABSTRACT</w:t>
      </w:r>
    </w:p>
    <w:p w14:paraId="7023D539" w14:textId="54491E01" w:rsidR="00BE40A5" w:rsidRDefault="00BE40A5" w:rsidP="00BE40A5">
      <w:pPr>
        <w:pStyle w:val="FirstParagraph"/>
        <w:ind w:firstLine="720"/>
      </w:pPr>
      <w:r>
        <w:t>At the Alaska Fisheries Science Center (</w:t>
      </w:r>
      <w:proofErr w:type="gramStart"/>
      <w:r>
        <w:t>AFSC)</w:t>
      </w:r>
      <w:proofErr w:type="gramEnd"/>
      <w:r>
        <w:t xml:space="preserve"> a number of fish stocks are assessed using statistical catch-at-age </w:t>
      </w:r>
      <w:ins w:id="1" w:author="Meaghan.Bryan" w:date="2023-03-29T16:47:00Z">
        <w:r w:rsidR="001862FF">
          <w:t xml:space="preserve">(SCA) </w:t>
        </w:r>
      </w:ins>
      <w:r>
        <w:t>models</w:t>
      </w:r>
      <w:ins w:id="2" w:author="Meaghan.Bryan" w:date="2023-03-29T16:47:00Z">
        <w:r w:rsidR="001862FF">
          <w:t xml:space="preserve">. SCA models </w:t>
        </w:r>
      </w:ins>
      <w:del w:id="3" w:author="Meaghan.Bryan" w:date="2023-03-29T16:47:00Z">
        <w:r w:rsidDel="001862FF">
          <w:delText xml:space="preserve"> which </w:delText>
        </w:r>
      </w:del>
      <w:r>
        <w:t xml:space="preserve">integrate various sources of </w:t>
      </w:r>
      <w:del w:id="4" w:author="Meaghan.Bryan" w:date="2023-03-29T16:48:00Z">
        <w:r w:rsidDel="001862FF">
          <w:delText xml:space="preserve">information </w:delText>
        </w:r>
      </w:del>
      <w:ins w:id="5" w:author="Meaghan.Bryan" w:date="2023-03-29T16:48:00Z">
        <w:r w:rsidR="001862FF">
          <w:t xml:space="preserve">data </w:t>
        </w:r>
      </w:ins>
      <w:r>
        <w:t xml:space="preserve">to inform estimation of population dynamics </w:t>
      </w:r>
      <w:del w:id="6" w:author="Meaghan.Bryan" w:date="2023-03-29T16:49:00Z">
        <w:r w:rsidDel="001862FF">
          <w:delText>that aid in the</w:delText>
        </w:r>
      </w:del>
      <w:ins w:id="7" w:author="Meaghan.Bryan" w:date="2023-03-29T16:49:00Z">
        <w:r w:rsidR="001862FF">
          <w:t>and</w:t>
        </w:r>
      </w:ins>
      <w:r>
        <w:t xml:space="preserve"> management </w:t>
      </w:r>
      <w:ins w:id="8" w:author="Meaghan.Bryan" w:date="2023-03-29T16:49:00Z">
        <w:r w:rsidR="001862FF">
          <w:t xml:space="preserve">quantities </w:t>
        </w:r>
      </w:ins>
      <w:del w:id="9" w:author="Meaghan.Bryan" w:date="2023-03-29T16:49:00Z">
        <w:r w:rsidDel="001862FF">
          <w:delText>of the</w:delText>
        </w:r>
      </w:del>
      <w:ins w:id="10" w:author="Meaghan.Bryan" w:date="2023-03-29T16:49:00Z">
        <w:r w:rsidR="001862FF">
          <w:t>for</w:t>
        </w:r>
      </w:ins>
      <w:r>
        <w:t xml:space="preserve"> fisheries that target these stocks. Two important </w:t>
      </w:r>
      <w:del w:id="11" w:author="Meaghan.Bryan" w:date="2023-03-29T16:50:00Z">
        <w:r w:rsidDel="001862FF">
          <w:delText xml:space="preserve">sources of </w:delText>
        </w:r>
      </w:del>
      <w:r>
        <w:t xml:space="preserve">information </w:t>
      </w:r>
      <w:ins w:id="12" w:author="Meaghan.Bryan" w:date="2023-03-29T16:50:00Z">
        <w:r w:rsidR="001862FF">
          <w:t xml:space="preserve">sources </w:t>
        </w:r>
      </w:ins>
      <w:r>
        <w:t xml:space="preserve">are age and length composition data, from </w:t>
      </w:r>
      <w:del w:id="13" w:author="Meaghan.Bryan" w:date="2023-03-29T16:50:00Z">
        <w:r w:rsidDel="001862FF">
          <w:delText xml:space="preserve">both </w:delText>
        </w:r>
      </w:del>
      <w:r>
        <w:t xml:space="preserve">fishery-independent (survey) and fishery-dependent sources. When used in </w:t>
      </w:r>
      <w:commentRangeStart w:id="14"/>
      <w:r>
        <w:t xml:space="preserve">statistical catch-at-age </w:t>
      </w:r>
      <w:commentRangeEnd w:id="14"/>
      <w:r w:rsidR="001862FF">
        <w:rPr>
          <w:rStyle w:val="CommentReference"/>
        </w:rPr>
        <w:commentReference w:id="14"/>
      </w:r>
      <w:r>
        <w:t xml:space="preserve">models, age and length composition data require determining </w:t>
      </w:r>
      <w:r>
        <w:rPr>
          <w:i/>
          <w:iCs/>
        </w:rPr>
        <w:t>a priori</w:t>
      </w:r>
      <w:r>
        <w:t xml:space="preserve"> the ‘input sample size’ to weight the</w:t>
      </w:r>
      <w:ins w:id="15" w:author="Meaghan.Bryan" w:date="2023-03-29T16:52:00Z">
        <w:r w:rsidR="00D47925">
          <w:t>ir</w:t>
        </w:r>
      </w:ins>
      <w:r>
        <w:t xml:space="preserve"> relative influence </w:t>
      </w:r>
      <w:del w:id="16" w:author="Meaghan.Bryan" w:date="2023-03-29T16:52:00Z">
        <w:r w:rsidDel="00D47925">
          <w:delText xml:space="preserve">of the composition data </w:delText>
        </w:r>
      </w:del>
      <w:r>
        <w:t xml:space="preserve">to other data sources fit within the assessment model. We developed an R-package that uses bootstrap methods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w:t>
      </w:r>
      <w:del w:id="17" w:author="Meaghan.Bryan" w:date="2023-03-29T16:52:00Z">
        <w:r w:rsidDel="00D47925">
          <w:delText xml:space="preserve">historically </w:delText>
        </w:r>
      </w:del>
      <w:r>
        <w:t xml:space="preserve">collected during Alaska bottom trawl surveys. These </w:t>
      </w:r>
      <w:del w:id="18" w:author="Meaghan.Bryan" w:date="2023-03-29T16:53:00Z">
        <w:r w:rsidDel="00E3109B">
          <w:delText xml:space="preserve">newly available </w:delText>
        </w:r>
      </w:del>
      <w:ins w:id="19" w:author="Meaghan.Bryan" w:date="2023-03-29T16:53:00Z">
        <w:r w:rsidR="00E3109B">
          <w:t xml:space="preserve">new </w:t>
        </w:r>
      </w:ins>
      <w:r>
        <w:t xml:space="preserve">input sample size estimates provide an objective method that follows the sampling design of the bottom trawl surveys </w:t>
      </w:r>
      <w:del w:id="20" w:author="Meaghan.Bryan" w:date="2023-03-29T16:54:00Z">
        <w:r w:rsidDel="00E3109B">
          <w:delText xml:space="preserve">to provide inputs </w:delText>
        </w:r>
      </w:del>
      <w:r>
        <w:t>for fishery stock assessments. We recommend that these input sample size estimates become a standard bottom trawl survey data product that are available to assessment authors for inclusion into AFSC fishery stock assessments.</w:t>
      </w:r>
    </w:p>
    <w:p w14:paraId="29B7E29F" w14:textId="77777777" w:rsidR="00982EA9" w:rsidRDefault="00982EA9" w:rsidP="00982EA9">
      <w:pPr>
        <w:pStyle w:val="FirstParagraph"/>
        <w:sectPr w:rsidR="00982EA9" w:rsidSect="002A2129">
          <w:footerReference w:type="default" r:id="rId12"/>
          <w:pgSz w:w="12240" w:h="15840"/>
          <w:pgMar w:top="1440" w:right="1440" w:bottom="1440" w:left="1440" w:header="720" w:footer="720" w:gutter="0"/>
          <w:cols w:space="720"/>
          <w:docGrid w:linePitch="326"/>
        </w:sectPr>
      </w:pPr>
    </w:p>
    <w:p w14:paraId="0E7DAB6E" w14:textId="77777777" w:rsidR="00982EA9" w:rsidRDefault="002A2129">
      <w:pPr>
        <w:sectPr w:rsidR="00982EA9" w:rsidSect="002A2129">
          <w:footerReference w:type="default" r:id="rId13"/>
          <w:pgSz w:w="12240" w:h="15840"/>
          <w:pgMar w:top="1440" w:right="1440" w:bottom="1440" w:left="1440" w:header="720" w:footer="720" w:gutter="0"/>
          <w:cols w:space="720"/>
          <w:docGrid w:linePitch="326"/>
        </w:sectPr>
      </w:pPr>
      <w:r>
        <w:lastRenderedPageBreak/>
        <w:br w:type="page"/>
      </w:r>
    </w:p>
    <w:p w14:paraId="0626613F" w14:textId="77777777" w:rsidR="009E63FA" w:rsidRDefault="009E63FA" w:rsidP="009E63FA">
      <w:pPr>
        <w:pStyle w:val="Heading1"/>
      </w:pPr>
      <w:r>
        <w:lastRenderedPageBreak/>
        <w:t>CONTENTS</w:t>
      </w:r>
    </w:p>
    <w:p w14:paraId="096D6FE7" w14:textId="77777777" w:rsidR="001E1179" w:rsidRPr="009E63FA" w:rsidRDefault="00E66614" w:rsidP="009E63FA">
      <w:pPr>
        <w:pStyle w:val="Compact"/>
      </w:pPr>
      <w:hyperlink w:anchor="introduction">
        <w:r w:rsidR="002A2129" w:rsidRPr="009E63FA">
          <w:rPr>
            <w:rStyle w:val="Hyperlink"/>
            <w:color w:val="auto"/>
          </w:rPr>
          <w:t>I</w:t>
        </w:r>
        <w:r w:rsidR="009E63FA">
          <w:rPr>
            <w:rStyle w:val="Hyperlink"/>
            <w:color w:val="auto"/>
          </w:rPr>
          <w:t>ntroduction</w:t>
        </w:r>
      </w:hyperlink>
    </w:p>
    <w:p w14:paraId="466AA55E" w14:textId="77777777" w:rsidR="001E1179" w:rsidRPr="009E63FA" w:rsidRDefault="00E66614"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14:paraId="0456E6B0" w14:textId="77777777" w:rsidR="001E1179" w:rsidRPr="009E63FA" w:rsidRDefault="00E66614" w:rsidP="009E63FA">
      <w:pPr>
        <w:pStyle w:val="Compact"/>
        <w:ind w:firstLine="720"/>
      </w:pPr>
      <w:hyperlink w:anchor="survey-data">
        <w:r w:rsidR="002A2129" w:rsidRPr="009E63FA">
          <w:rPr>
            <w:rStyle w:val="Hyperlink"/>
            <w:color w:val="auto"/>
          </w:rPr>
          <w:t>Survey Data</w:t>
        </w:r>
      </w:hyperlink>
    </w:p>
    <w:p w14:paraId="14DC91C2" w14:textId="77777777" w:rsidR="001E1179" w:rsidRPr="009E63FA" w:rsidRDefault="00E66614"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14:paraId="6CD06C35" w14:textId="77777777" w:rsidR="001E1179" w:rsidRPr="009E63FA" w:rsidRDefault="00E66614"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14:paraId="12D417F4" w14:textId="77777777" w:rsidR="001E1179" w:rsidRPr="009E63FA" w:rsidRDefault="00E66614"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14:paraId="6DA7B84A" w14:textId="77777777"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14:paraId="5655E81E" w14:textId="77777777" w:rsidR="001E1179" w:rsidRPr="009E63FA" w:rsidRDefault="00E66614" w:rsidP="009E63FA">
      <w:pPr>
        <w:pStyle w:val="Compact"/>
      </w:pPr>
      <w:hyperlink w:anchor="results">
        <w:r w:rsidR="002A2129" w:rsidRPr="009E63FA">
          <w:rPr>
            <w:rStyle w:val="Hyperlink"/>
            <w:color w:val="auto"/>
          </w:rPr>
          <w:t>R</w:t>
        </w:r>
        <w:r w:rsidR="009E63FA">
          <w:rPr>
            <w:rStyle w:val="Hyperlink"/>
            <w:color w:val="auto"/>
          </w:rPr>
          <w:t>esults</w:t>
        </w:r>
      </w:hyperlink>
    </w:p>
    <w:p w14:paraId="38B69CD8" w14:textId="77777777" w:rsidR="001E1179" w:rsidRPr="009E63FA" w:rsidRDefault="00E66614" w:rsidP="009E63FA">
      <w:pPr>
        <w:pStyle w:val="Compact"/>
      </w:pPr>
      <w:hyperlink w:anchor="discussion">
        <w:r w:rsidR="002A2129" w:rsidRPr="009E63FA">
          <w:rPr>
            <w:rStyle w:val="Hyperlink"/>
            <w:color w:val="auto"/>
          </w:rPr>
          <w:t>D</w:t>
        </w:r>
        <w:r w:rsidR="009E63FA">
          <w:rPr>
            <w:rStyle w:val="Hyperlink"/>
            <w:color w:val="auto"/>
          </w:rPr>
          <w:t>iscussion</w:t>
        </w:r>
      </w:hyperlink>
    </w:p>
    <w:p w14:paraId="50ABCB0E" w14:textId="77777777" w:rsidR="001E1179" w:rsidRPr="009E63FA" w:rsidRDefault="00E66614" w:rsidP="009E63FA">
      <w:pPr>
        <w:pStyle w:val="Compact"/>
      </w:pPr>
      <w:hyperlink w:anchor="acknowledgements">
        <w:r w:rsidR="002A2129" w:rsidRPr="009E63FA">
          <w:rPr>
            <w:rStyle w:val="Hyperlink"/>
            <w:color w:val="auto"/>
          </w:rPr>
          <w:t>A</w:t>
        </w:r>
        <w:r w:rsidR="009E63FA">
          <w:rPr>
            <w:rStyle w:val="Hyperlink"/>
            <w:color w:val="auto"/>
          </w:rPr>
          <w:t>cknowledgments</w:t>
        </w:r>
      </w:hyperlink>
    </w:p>
    <w:p w14:paraId="6999C7F4" w14:textId="77777777" w:rsidR="001E1179" w:rsidRPr="009E63FA" w:rsidRDefault="00E66614"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14:paraId="4B98BCBF" w14:textId="77777777" w:rsidR="009E63FA" w:rsidRDefault="009E63FA" w:rsidP="009E63FA">
      <w:pPr>
        <w:pStyle w:val="Compact"/>
      </w:pPr>
    </w:p>
    <w:p w14:paraId="3D8DD4D0" w14:textId="77777777" w:rsidR="009E63FA" w:rsidRDefault="009E63FA">
      <w:pPr>
        <w:sectPr w:rsidR="009E63FA" w:rsidSect="002A2129">
          <w:pgSz w:w="12240" w:h="15840"/>
          <w:pgMar w:top="1440" w:right="1440" w:bottom="1440" w:left="1440" w:header="720" w:footer="720" w:gutter="0"/>
          <w:cols w:space="720"/>
          <w:docGrid w:linePitch="326"/>
        </w:sectPr>
      </w:pPr>
    </w:p>
    <w:p w14:paraId="0529F8D9" w14:textId="77777777" w:rsidR="001E1179" w:rsidRDefault="002A2129">
      <w:pPr>
        <w:pStyle w:val="Heading1"/>
      </w:pPr>
      <w:bookmarkStart w:id="21" w:name="introduction"/>
      <w:bookmarkEnd w:id="0"/>
      <w:r>
        <w:lastRenderedPageBreak/>
        <w:t>INTRODUCTION</w:t>
      </w:r>
    </w:p>
    <w:p w14:paraId="363C42AC" w14:textId="6C761F08" w:rsidR="00BE40A5" w:rsidRDefault="00BE40A5" w:rsidP="00BE40A5">
      <w:pPr>
        <w:pStyle w:val="FirstParagraph"/>
        <w:ind w:firstLine="720"/>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w:t>
      </w:r>
      <w:del w:id="22" w:author="Meaghan.Bryan" w:date="2023-03-30T13:24:00Z">
        <w:r w:rsidDel="004A0BEF">
          <w:delText xml:space="preserve">of this structure of assessment model </w:delText>
        </w:r>
      </w:del>
      <w:r>
        <w:t xml:space="preserve">is </w:t>
      </w:r>
      <w:del w:id="23" w:author="Meaghan.Bryan" w:date="2023-03-30T13:24:00Z">
        <w:r w:rsidDel="004A0BEF">
          <w:delText xml:space="preserve">the </w:delText>
        </w:r>
      </w:del>
      <w:r>
        <w:t>age and length composition data. Age and length composition 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for federal waters off of Alaska. These waters include the Bering Strait, including the eastern Bering Sea (EBS), the Aleutian Islands (AI), and the Gulf of Alaska (GOA) and provide age and length composition data for 26 stocks (or stock complexes) assessed with statistical catch-at-age models.</w:t>
      </w:r>
    </w:p>
    <w:p w14:paraId="40D68FE9" w14:textId="63166077" w:rsidR="00BE40A5" w:rsidRDefault="00BE40A5" w:rsidP="00BE40A5">
      <w:pPr>
        <w:pStyle w:val="BodyText"/>
        <w:ind w:firstLine="720"/>
      </w:pPr>
      <w:r>
        <w:t xml:space="preserve">At the AFSC, age and length frequency sampling from bottom trawl surveys </w:t>
      </w:r>
      <w:proofErr w:type="gramStart"/>
      <w:r>
        <w:t>is used</w:t>
      </w:r>
      <w:proofErr w:type="gramEnd"/>
      <w:r>
        <w:t xml:space="preserve"> in stock assessment models in </w:t>
      </w:r>
      <w:del w:id="24" w:author="Meaghan.Bryan" w:date="2023-03-30T13:25:00Z">
        <w:r w:rsidDel="004A0BEF">
          <w:delText>a multitude of</w:delText>
        </w:r>
      </w:del>
      <w:ins w:id="25" w:author="Meaghan.Bryan" w:date="2023-03-30T13:25:00Z">
        <w:r w:rsidR="004A0BEF">
          <w:t>many</w:t>
        </w:r>
      </w:ins>
      <w:r>
        <w:t xml:space="preserve">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 and fit in the model (e.g., </w:t>
      </w:r>
      <w:proofErr w:type="spellStart"/>
      <w:r>
        <w:t>Monnahan</w:t>
      </w:r>
      <w:proofErr w:type="spellEnd"/>
      <w:r>
        <w:t xml:space="preserve"> et al. 2021, Spencer and </w:t>
      </w:r>
      <w:proofErr w:type="spellStart"/>
      <w:r>
        <w:t>Ianelli</w:t>
      </w:r>
      <w:proofErr w:type="spellEnd"/>
      <w:r>
        <w:t xml:space="preserve"> 2022). Length frequency samples are also used in many assessments in a conditional-age-at-length framework (Rudd et al. 2021) that both fit the length compositions and </w:t>
      </w:r>
      <w:r>
        <w:lastRenderedPageBreak/>
        <w:t xml:space="preserve">enables 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is not available, length frequency samples which have been expanded to population abundance-at-length estimates are used directly as composition data within the assessment (e.g., </w:t>
      </w:r>
      <w:proofErr w:type="spellStart"/>
      <w:r>
        <w:t>McGilliard</w:t>
      </w:r>
      <w:proofErr w:type="spellEnd"/>
      <w:r>
        <w:t xml:space="preserve"> et al. 2019). Finally, recent developments have incorporated using length frequency samples in a model-based framework to estimate length and age composition estimates (Thorson and </w:t>
      </w:r>
      <w:proofErr w:type="spellStart"/>
      <w:r>
        <w:t>Haltuch</w:t>
      </w:r>
      <w:proofErr w:type="spellEnd"/>
      <w:r>
        <w:t xml:space="preserve"> 2019, </w:t>
      </w:r>
      <w:proofErr w:type="spellStart"/>
      <w:r>
        <w:t>Ianelli</w:t>
      </w:r>
      <w:proofErr w:type="spellEnd"/>
      <w:r>
        <w:t xml:space="preserve"> et al. 2021, Thompson et al. 2021).</w:t>
      </w:r>
    </w:p>
    <w:p w14:paraId="025BA5CE" w14:textId="5F49DF05" w:rsidR="00BE40A5" w:rsidRDefault="00BE40A5" w:rsidP="00BE40A5">
      <w:pPr>
        <w:pStyle w:val="BodyText"/>
        <w:ind w:firstLine="720"/>
      </w:pPr>
      <w:r>
        <w:t xml:space="preserve">Predominantly, the multinomial likelihood is used to fit age and length composition data at the AFSC (e.g., Bryan and </w:t>
      </w:r>
      <w:proofErr w:type="spellStart"/>
      <w:r>
        <w:t>Palsson</w:t>
      </w:r>
      <w:proofErr w:type="spellEnd"/>
      <w:r>
        <w:t xml:space="preserve"> 2021), while recently the </w:t>
      </w:r>
      <w:proofErr w:type="spellStart"/>
      <w:r>
        <w:t>Dirichlet</w:t>
      </w:r>
      <w:proofErr w:type="spellEnd"/>
      <w:r>
        <w:t xml:space="preserve">-Multinomial has also been explored (e.g., </w:t>
      </w:r>
      <w:proofErr w:type="spellStart"/>
      <w:r>
        <w:t>Barbeaux</w:t>
      </w:r>
      <w:proofErr w:type="spellEnd"/>
      <w:r>
        <w:t xml:space="preserve"> et al. 2022). A common requirement, regardless of the likelihood employed, is a pre-determination of the input sample size that is used to ‘weight’ the particular year’s age or length composition data that subsequently influences the precision of the assessment model’s fit. 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was collected (e.g., Spencer and </w:t>
      </w:r>
      <w:proofErr w:type="spellStart"/>
      <w:r>
        <w:t>Ianelli</w:t>
      </w:r>
      <w:proofErr w:type="spellEnd"/>
      <w:r>
        <w:t xml:space="preserve"> 2022), relating the input sample size to the nominal sample size (e.g., </w:t>
      </w:r>
      <w:proofErr w:type="spellStart"/>
      <w:r>
        <w:t>Hulson</w:t>
      </w:r>
      <w:proofErr w:type="spellEnd"/>
      <w:r>
        <w:t xml:space="preserve"> et al. 2021), or relating the input sample size to some combination of hauls and nominal sample size (e.g., Williams et al. 2022). Overall, there is no </w:t>
      </w:r>
      <w:del w:id="26" w:author="Meaghan.Bryan" w:date="2023-03-30T13:38:00Z">
        <w:r w:rsidDel="006B0ECA">
          <w:delText xml:space="preserve">general or </w:delText>
        </w:r>
      </w:del>
      <w:r>
        <w:t xml:space="preserve">consensus method that </w:t>
      </w:r>
      <w:proofErr w:type="gramStart"/>
      <w:r>
        <w:t>is agreed</w:t>
      </w:r>
      <w:proofErr w:type="gramEnd"/>
      <w:r>
        <w:t xml:space="preserve"> upon at the AFSC to determine input sample size.</w:t>
      </w:r>
    </w:p>
    <w:p w14:paraId="10F4803E" w14:textId="251FFF7B" w:rsidR="00BE40A5" w:rsidRDefault="00BE40A5" w:rsidP="00BE40A5">
      <w:pPr>
        <w:pStyle w:val="BodyText"/>
        <w:ind w:firstLine="720"/>
      </w:pPr>
      <w:r>
        <w:t xml:space="preserve">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w:t>
      </w:r>
      <w:r>
        <w:lastRenderedPageBreak/>
        <w:t xml:space="preserve">mimic the sampling design employed, either on a fishery-independent survey or on fishery-dependent platforms. Here, we apply the methods of Stewart and Hamel (2014) to obtain </w:t>
      </w:r>
      <w:del w:id="27" w:author="Meaghan.Bryan" w:date="2023-03-30T13:54:00Z">
        <w:r w:rsidDel="00967679">
          <w:delText xml:space="preserve">historical </w:delText>
        </w:r>
      </w:del>
      <w:r>
        <w:t xml:space="preserve">estimates of input sample size for age and length composition data obtained by the AFSC bottom trawl surveys in the EBS, AI, and GOA for all stocks assessed at AFSC with statistical catch-at-age assessment models. </w:t>
      </w:r>
      <w:proofErr w:type="gramStart"/>
      <w:r>
        <w:t xml:space="preserve">The main objectives of this technical memorandum are to 1) document methods used by AFSC for expanding length and age collections to population abundance estimates (which are subsequently used as composition data in stock assessments), 2) present stock-specific results of </w:t>
      </w:r>
      <w:commentRangeStart w:id="28"/>
      <w:r>
        <w:t>historical</w:t>
      </w:r>
      <w:commentRangeEnd w:id="28"/>
      <w:r w:rsidR="00967679">
        <w:rPr>
          <w:rStyle w:val="CommentReference"/>
        </w:rPr>
        <w:commentReference w:id="28"/>
      </w:r>
      <w:r>
        <w:t xml:space="preserve"> input samples size from AFSC bottom trawl surveys for Tier </w:t>
      </w:r>
      <m:oMath>
        <m:r>
          <w:del w:id="29" w:author="Meaghan.Bryan" w:date="2023-03-30T13:56:00Z">
            <m:rPr>
              <m:sty m:val="p"/>
            </m:rPr>
            <w:rPr>
              <w:rFonts w:ascii="Cambria Math" w:hAnsi="Cambria Math"/>
            </w:rPr>
            <m:t>≥</m:t>
          </w:del>
        </m:r>
      </m:oMath>
      <w:r>
        <w:t xml:space="preserve"> </w:t>
      </w:r>
      <w:ins w:id="30" w:author="Meaghan.Bryan" w:date="2023-03-30T13:57:00Z">
        <w:r w:rsidR="00967679">
          <w:t>1-</w:t>
        </w:r>
      </w:ins>
      <w:r>
        <w:t>3 stocks, and 3) record methods for estimating input sample sizes of survey-based age and length compositions using a two-stage bootstrapping approach.</w:t>
      </w:r>
      <w:proofErr w:type="gramEnd"/>
    </w:p>
    <w:p w14:paraId="0EE88B0B" w14:textId="77777777" w:rsidR="002A2129" w:rsidRDefault="002A2129" w:rsidP="002A2129">
      <w:pPr>
        <w:pStyle w:val="BodyText"/>
      </w:pPr>
    </w:p>
    <w:p w14:paraId="0A2AD82D" w14:textId="77777777" w:rsidR="001E1179" w:rsidRDefault="002A2129">
      <w:pPr>
        <w:pStyle w:val="Heading1"/>
      </w:pPr>
      <w:bookmarkStart w:id="31" w:name="materials-and-methods"/>
      <w:bookmarkEnd w:id="21"/>
      <w:r>
        <w:t>MATERIALS AND METHODS</w:t>
      </w:r>
    </w:p>
    <w:p w14:paraId="28B3EC26" w14:textId="77777777" w:rsidR="009E63FA" w:rsidRPr="009E63FA" w:rsidRDefault="009E63FA" w:rsidP="009E63FA">
      <w:pPr>
        <w:pStyle w:val="BodyText"/>
      </w:pPr>
    </w:p>
    <w:p w14:paraId="19773151" w14:textId="77777777" w:rsidR="001E1179" w:rsidRDefault="002A2129">
      <w:pPr>
        <w:pStyle w:val="Heading2"/>
      </w:pPr>
      <w:bookmarkStart w:id="32" w:name="survey-data"/>
      <w:r>
        <w:t>Survey Data</w:t>
      </w:r>
    </w:p>
    <w:p w14:paraId="0CABBD28" w14:textId="30426F04" w:rsidR="001E1179" w:rsidRDefault="002A2129" w:rsidP="002A2129">
      <w:pPr>
        <w:pStyle w:val="FirstParagraph"/>
        <w:ind w:firstLine="720"/>
      </w:pPr>
      <w:r>
        <w:t xml:space="preserve">Data collection for each AFSC groundfish survey is described in respective NOAA Technical Memorandum (EBS: Lauth et al. 2019, AI: von Szalay et al. 2017, GOA: von Szalay and Raring 2018). Length frequency protocols and recent analysis of sex-specific length frequency data are further described in Hulson et al. (2023). To facilitate age estimation, individual fish </w:t>
      </w:r>
      <w:proofErr w:type="gramStart"/>
      <w:r>
        <w:t>are processed</w:t>
      </w:r>
      <w:proofErr w:type="gramEnd"/>
      <w:r>
        <w:t xml:space="preserve"> at sea to record sex, length and weight and to remove sagittal otoliths that are returned </w:t>
      </w:r>
      <w:ins w:id="33" w:author="Meaghan.Bryan" w:date="2023-03-30T13:58:00Z">
        <w:r w:rsidR="00967679">
          <w:t xml:space="preserve">to </w:t>
        </w:r>
      </w:ins>
      <w:r>
        <w:t>the AFSC Age and Growth laboratory for age determination. Survey age sampling protocols are specific by fish species and follow 1 of 2 paradigms: 1) a stratified collection that is distributed over both the spatial frame of the stratification scheme and the expected size range of a species; or 2) a small subsample (3-6 fish, dep</w:t>
      </w:r>
      <w:r w:rsidR="00BE40A5">
        <w:t>en</w:t>
      </w:r>
      <w:r>
        <w:t xml:space="preserve">ding on species) </w:t>
      </w:r>
      <w:r>
        <w:lastRenderedPageBreak/>
        <w:t xml:space="preserve">collected randomly per trawl. The protocol for some species has changed over the time series, which has followed a trend of transitioning from protocol 1) to protocol 2). Species within each survey that </w:t>
      </w:r>
      <w:proofErr w:type="gramStart"/>
      <w:r>
        <w:t>are assessed</w:t>
      </w:r>
      <w:proofErr w:type="gramEnd"/>
      <w:r>
        <w:t xml:space="preserve"> with statistical catch-at-age models were selected to be included in this analysis (Tier </w:t>
      </w:r>
      <m:oMath>
        <m:r>
          <w:del w:id="34" w:author="Meaghan.Bryan" w:date="2023-03-30T13:59:00Z">
            <m:rPr>
              <m:sty m:val="p"/>
            </m:rPr>
            <w:rPr>
              <w:rFonts w:ascii="Cambria Math" w:hAnsi="Cambria Math"/>
            </w:rPr>
            <m:t>≥</m:t>
          </w:del>
        </m:r>
      </m:oMath>
      <w:r>
        <w:t xml:space="preserve"> </w:t>
      </w:r>
      <w:ins w:id="35" w:author="Meaghan.Bryan" w:date="2023-03-30T13:59:00Z">
        <w:r w:rsidR="00967679">
          <w:t>1-</w:t>
        </w:r>
      </w:ins>
      <w:r>
        <w:t>3 stock assessments, Table 1). Data from AFSC bottom trawl surveys conducted in the EBS shelf (1982 to present), EBS slope (2002, 2004, 2008, 2010, 2012, and 2016), AI (1991 to present), and GOA (1990 to present) were used to estimate input sample size for each of these stock assessments in this study.</w:t>
      </w:r>
    </w:p>
    <w:p w14:paraId="33845B02" w14:textId="77777777" w:rsidR="002A2129" w:rsidRPr="002A2129" w:rsidRDefault="002A2129" w:rsidP="002A2129">
      <w:pPr>
        <w:pStyle w:val="BodyText"/>
      </w:pPr>
    </w:p>
    <w:p w14:paraId="77A42D65" w14:textId="77777777" w:rsidR="001E1179" w:rsidRDefault="002A2129">
      <w:pPr>
        <w:pStyle w:val="Heading2"/>
      </w:pPr>
      <w:bookmarkStart w:id="36" w:name="Xd8ad7f23c7ab5ea1a5be8373fea30b2e386de14"/>
      <w:bookmarkEnd w:id="32"/>
      <w:r>
        <w:t>Expanding Length Frequency to Population Abundance-at-Length</w:t>
      </w:r>
    </w:p>
    <w:p w14:paraId="706E7B71" w14:textId="1EC7FE0D" w:rsidR="001E1179" w:rsidRDefault="002A2129" w:rsidP="002A2129">
      <w:pPr>
        <w:pStyle w:val="FirstParagraph"/>
        <w:ind w:firstLine="720"/>
      </w:pPr>
      <w:r>
        <w:t xml:space="preserve">Length frequency samples collected by the AFSC bottom trawl surveys are expanded by catch and stratum area to obtain estimates of population abundance-at-length (this approach is also detailed in Hulson et al. 2023, we include the description here </w:t>
      </w:r>
      <w:del w:id="37" w:author="Meaghan.Bryan" w:date="2023-03-30T15:01:00Z">
        <w:r w:rsidDel="007F11F9">
          <w:delText xml:space="preserve">as well in order </w:delText>
        </w:r>
      </w:del>
      <w:r>
        <w:t>to provide a source for both the length and age expansions</w:t>
      </w:r>
      <w:del w:id="38" w:author="Meaghan.Bryan" w:date="2023-03-30T15:02:00Z">
        <w:r w:rsidDel="009B593D">
          <w:delText xml:space="preserve"> for reference</w:delText>
        </w:r>
      </w:del>
      <w:r>
        <w:t xml:space="preserve">). This is often referred to as the ‘first stage expansion’ and is a common method to obtain population estimates at length from area-swept survey data </w:t>
      </w:r>
      <w:ins w:id="39" w:author="Meaghan.Bryan" w:date="2023-03-30T15:02:00Z">
        <w:r w:rsidR="009B593D">
          <w:t>(</w:t>
        </w:r>
      </w:ins>
      <w:r>
        <w:t>Miller and Skalski</w:t>
      </w:r>
      <w:del w:id="40" w:author="Meaghan.Bryan" w:date="2023-03-30T15:02:00Z">
        <w:r w:rsidDel="009B593D">
          <w:delText xml:space="preserve"> (</w:delText>
        </w:r>
      </w:del>
      <w:proofErr w:type="gramStart"/>
      <w:ins w:id="41" w:author="Meaghan.Bryan" w:date="2023-03-30T15:02:00Z">
        <w:r w:rsidR="009B593D">
          <w:t>,</w:t>
        </w:r>
      </w:ins>
      <w:r>
        <w:t>2006</w:t>
      </w:r>
      <w:proofErr w:type="gramEnd"/>
      <w:r>
        <w:t>). 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14:paraId="598292B7" w14:textId="77777777" w:rsidR="001E1179" w:rsidRDefault="002A2129" w:rsidP="002A2129">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01434948" w14:textId="77777777" w:rsidR="001E1179" w:rsidRPr="009E63FA"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0D5EF79F" w14:textId="77777777"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w:t>
      </w:r>
      <w:r w:rsidR="00867C0B">
        <w:t>a, given by</w:t>
      </w:r>
    </w:p>
    <w:p w14:paraId="0F4E458A" w14:textId="77777777" w:rsidR="001E1179" w:rsidRPr="009E63FA" w:rsidRDefault="00E66614">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48CE75A5"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xml:space="preserve">). Next, the </w:t>
      </w:r>
      <w:commentRangeStart w:id="42"/>
      <w:r>
        <w:t>ratio</w:t>
      </w:r>
      <w:commentRangeEnd w:id="42"/>
      <w:r w:rsidR="0032501A">
        <w:rPr>
          <w:rStyle w:val="CommentReference"/>
        </w:rPr>
        <w:commentReference w:id="42"/>
      </w:r>
      <w:r>
        <w:t xml:space="preserve">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14:paraId="3384071B" w14:textId="77777777" w:rsidR="001E1179" w:rsidRPr="009E63FA"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6B1175F7" w14:textId="1B902283" w:rsidR="001E1179" w:rsidRDefault="002A2129">
      <w:pPr>
        <w:pStyle w:val="FirstParagraph"/>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w:t>
      </w:r>
      <w:del w:id="43" w:author="Meaghan.Bryan" w:date="2023-03-30T15:14:00Z">
        <w:r w:rsidDel="0032501A">
          <w:delText xml:space="preserve">of </w:delText>
        </w:r>
      </w:del>
      <w:ins w:id="44" w:author="Meaghan.Bryan" w:date="2023-03-30T15:14:00Z">
        <w:r w:rsidR="0032501A">
          <w:t>in</w:t>
        </w:r>
        <w:r w:rsidR="0032501A">
          <w:t xml:space="preserve"> </w:t>
        </w:r>
      </w:ins>
      <w:r>
        <w:t>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17E778CC" w14:textId="44FD817E" w:rsidR="001E1179" w:rsidRPr="009E63FA"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ins w:id="45" w:author="Meaghan.Bryan" w:date="2023-03-30T15:24:00Z">
                        <w:rPr>
                          <w:rFonts w:ascii="Cambria Math" w:hAnsi="Cambria Math"/>
                        </w:rPr>
                        <m:t xml:space="preserve"> </m:t>
                      </w:ins>
                    </m:r>
                    <m:r>
                      <w:ins w:id="46" w:author="Meaghan.Bryan" w:date="2023-03-30T15:25:00Z">
                        <w:rPr>
                          <w:rFonts w:ascii="Cambria Math" w:hAnsi="Cambria Math"/>
                        </w:rPr>
                        <m:t xml:space="preserve">                                                   </m:t>
                      </w:ins>
                    </m:r>
                    <m:sSub>
                      <m:sSubPr>
                        <m:ctrlPr>
                          <w:ins w:id="47" w:author="Meaghan.Bryan" w:date="2023-03-30T15:25:00Z">
                            <w:rPr>
                              <w:rFonts w:ascii="Cambria Math" w:hAnsi="Cambria Math"/>
                            </w:rPr>
                          </w:ins>
                        </m:ctrlPr>
                      </m:sSubPr>
                      <m:e>
                        <m:r>
                          <w:ins w:id="48" w:author="Meaghan.Bryan" w:date="2023-03-30T15:27:00Z">
                            <w:rPr>
                              <w:rFonts w:ascii="Cambria Math" w:hAnsi="Cambria Math"/>
                            </w:rPr>
                            <m:t xml:space="preserve">  </m:t>
                          </w:ins>
                        </m:r>
                        <m:r>
                          <w:ins w:id="49" w:author="Meaghan.Bryan" w:date="2023-03-30T15:25:00Z">
                            <w:rPr>
                              <w:rFonts w:ascii="Cambria Math" w:hAnsi="Cambria Math"/>
                            </w:rPr>
                            <m:t>n</m:t>
                          </w:ins>
                        </m:r>
                      </m:e>
                      <m:sub>
                        <m:r>
                          <w:ins w:id="50" w:author="Meaghan.Bryan" w:date="2023-03-30T15:26:00Z">
                            <w:rPr>
                              <w:rFonts w:ascii="Cambria Math" w:hAnsi="Cambria Math"/>
                            </w:rPr>
                            <m:t>sx,l,</m:t>
                          </w:ins>
                        </m:r>
                        <m:r>
                          <w:ins w:id="51" w:author="Meaghan.Bryan" w:date="2023-03-30T15:25:00Z">
                            <w:rPr>
                              <w:rFonts w:ascii="Cambria Math" w:hAnsi="Cambria Math"/>
                            </w:rPr>
                            <m:t>h</m:t>
                          </w:ins>
                        </m:r>
                        <m:r>
                          <w:ins w:id="52" w:author="Meaghan.Bryan" w:date="2023-03-30T15:25:00Z">
                            <m:rPr>
                              <m:sty m:val="p"/>
                            </m:rPr>
                            <w:rPr>
                              <w:rFonts w:ascii="Cambria Math" w:hAnsi="Cambria Math"/>
                            </w:rPr>
                            <m:t>,</m:t>
                          </w:ins>
                        </m:r>
                        <m:r>
                          <w:ins w:id="53" w:author="Meaghan.Bryan" w:date="2023-03-30T15:25:00Z">
                            <w:rPr>
                              <w:rFonts w:ascii="Cambria Math" w:hAnsi="Cambria Math"/>
                            </w:rPr>
                            <m:t>st</m:t>
                          </w:ins>
                        </m:r>
                        <m:r>
                          <w:ins w:id="54" w:author="Meaghan.Bryan" w:date="2023-03-30T15:25:00Z">
                            <m:rPr>
                              <m:sty m:val="p"/>
                            </m:rPr>
                            <w:rPr>
                              <w:rFonts w:ascii="Cambria Math" w:hAnsi="Cambria Math"/>
                            </w:rPr>
                            <m:t>,</m:t>
                          </w:ins>
                        </m:r>
                        <m:r>
                          <w:ins w:id="55" w:author="Meaghan.Bryan" w:date="2023-03-30T15:25:00Z">
                            <w:rPr>
                              <w:rFonts w:ascii="Cambria Math" w:hAnsi="Cambria Math"/>
                            </w:rPr>
                            <m:t>y</m:t>
                          </w:ins>
                        </m:r>
                      </m:sub>
                    </m:sSub>
                    <m:r>
                      <w:ins w:id="56" w:author="Meaghan.Bryan" w:date="2023-03-30T15:25:00Z">
                        <w:rPr>
                          <w:rFonts w:ascii="Cambria Math" w:hAnsi="Cambria Math"/>
                        </w:rPr>
                        <m:t>&gt;0</m:t>
                      </w:ins>
                    </m:r>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r>
                      <w:ins w:id="57" w:author="Meaghan.Bryan" w:date="2023-03-30T15:25:00Z">
                        <w:rPr>
                          <w:rFonts w:ascii="Cambria Math" w:hAnsi="Cambria Math"/>
                        </w:rPr>
                        <m:t xml:space="preserve">     </m:t>
                      </w:ins>
                    </m:r>
                    <m:sSub>
                      <m:sSubPr>
                        <m:ctrlPr>
                          <w:ins w:id="58" w:author="Meaghan.Bryan" w:date="2023-03-30T15:25:00Z">
                            <w:rPr>
                              <w:rFonts w:ascii="Cambria Math" w:hAnsi="Cambria Math"/>
                            </w:rPr>
                          </w:ins>
                        </m:ctrlPr>
                      </m:sSubPr>
                      <m:e>
                        <m:r>
                          <w:ins w:id="59" w:author="Meaghan.Bryan" w:date="2023-03-30T15:25:00Z">
                            <w:rPr>
                              <w:rFonts w:ascii="Cambria Math" w:hAnsi="Cambria Math"/>
                            </w:rPr>
                            <m:t>n</m:t>
                          </w:ins>
                        </m:r>
                      </m:e>
                      <m:sub>
                        <m:r>
                          <w:ins w:id="60" w:author="Meaghan.Bryan" w:date="2023-03-30T15:26:00Z">
                            <w:rPr>
                              <w:rFonts w:ascii="Cambria Math" w:hAnsi="Cambria Math"/>
                            </w:rPr>
                            <m:t>sx,l,</m:t>
                          </w:ins>
                        </m:r>
                        <m:r>
                          <w:ins w:id="61" w:author="Meaghan.Bryan" w:date="2023-03-30T15:25:00Z">
                            <w:rPr>
                              <w:rFonts w:ascii="Cambria Math" w:hAnsi="Cambria Math"/>
                            </w:rPr>
                            <m:t>h</m:t>
                          </w:ins>
                        </m:r>
                        <m:r>
                          <w:ins w:id="62" w:author="Meaghan.Bryan" w:date="2023-03-30T15:25:00Z">
                            <m:rPr>
                              <m:sty m:val="p"/>
                            </m:rPr>
                            <w:rPr>
                              <w:rFonts w:ascii="Cambria Math" w:hAnsi="Cambria Math"/>
                            </w:rPr>
                            <m:t>,</m:t>
                          </w:ins>
                        </m:r>
                        <m:r>
                          <w:ins w:id="63" w:author="Meaghan.Bryan" w:date="2023-03-30T15:25:00Z">
                            <w:rPr>
                              <w:rFonts w:ascii="Cambria Math" w:hAnsi="Cambria Math"/>
                            </w:rPr>
                            <m:t>st</m:t>
                          </w:ins>
                        </m:r>
                        <m:r>
                          <w:ins w:id="64" w:author="Meaghan.Bryan" w:date="2023-03-30T15:25:00Z">
                            <m:rPr>
                              <m:sty m:val="p"/>
                            </m:rPr>
                            <w:rPr>
                              <w:rFonts w:ascii="Cambria Math" w:hAnsi="Cambria Math"/>
                            </w:rPr>
                            <m:t>,</m:t>
                          </w:ins>
                        </m:r>
                        <m:r>
                          <w:ins w:id="65" w:author="Meaghan.Bryan" w:date="2023-03-30T15:25:00Z">
                            <w:rPr>
                              <w:rFonts w:ascii="Cambria Math" w:hAnsi="Cambria Math"/>
                            </w:rPr>
                            <m:t>y</m:t>
                          </w:ins>
                        </m:r>
                      </m:sub>
                    </m:sSub>
                    <m:r>
                      <w:ins w:id="66" w:author="Meaghan.Bryan" w:date="2023-03-30T15:25:00Z">
                        <w:rPr>
                          <w:rFonts w:ascii="Cambria Math" w:hAnsi="Cambria Math"/>
                        </w:rPr>
                        <m:t>=0</m:t>
                      </w:ins>
                    </m:r>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2611EB86"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sx</w:t>
      </w:r>
      <w:r>
        <w:t xml:space="preserve"> and length-</w:t>
      </w:r>
      <w:r>
        <w:rPr>
          <w:i/>
          <w:iCs/>
        </w:rPr>
        <w:t>l</w:t>
      </w:r>
      <w:r>
        <w:t>. In some cases there are hauls that have catch for a species but did not collect length frequency data, in this case (2) is applied in order to account for the unknown length frequency in these hauls, otherwise, if length frequency samples are obtained case (1) is applied. Finally, we estimate the sex-specific population abundance-</w:t>
      </w:r>
      <w:r w:rsidR="00867C0B">
        <w:t>at-length within strata-</w:t>
      </w:r>
      <w:proofErr w:type="spellStart"/>
      <w:r w:rsidR="00867C0B" w:rsidRPr="00E82531">
        <w:rPr>
          <w:i/>
          <w:rPrChange w:id="67" w:author="Meaghan.Bryan" w:date="2023-03-30T15:27:00Z">
            <w:rPr/>
          </w:rPrChange>
        </w:rPr>
        <w:t>st</w:t>
      </w:r>
      <w:proofErr w:type="spellEnd"/>
      <w:r w:rsidR="00867C0B">
        <w:t xml:space="preserve"> with</w:t>
      </w:r>
    </w:p>
    <w:p w14:paraId="18853D1D" w14:textId="77777777" w:rsidR="001E1179" w:rsidRPr="00867C0B"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4A86354F" w14:textId="77777777" w:rsidR="001E1179" w:rsidRDefault="002A2129">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19B8053F" w14:textId="77777777" w:rsidR="002A2129" w:rsidRPr="002A2129" w:rsidRDefault="002A2129" w:rsidP="002A2129">
      <w:pPr>
        <w:pStyle w:val="BodyText"/>
      </w:pPr>
    </w:p>
    <w:p w14:paraId="43AE0ACB" w14:textId="77777777" w:rsidR="001E1179" w:rsidRDefault="002A2129">
      <w:pPr>
        <w:pStyle w:val="Heading2"/>
      </w:pPr>
      <w:bookmarkStart w:id="68" w:name="X6d95262b46896bdc825dcb1c8faf26f14403203"/>
      <w:bookmarkEnd w:id="36"/>
      <w:r>
        <w:t>Expanding Specimen Collections to Population Abundance-at-Age</w:t>
      </w:r>
    </w:p>
    <w:p w14:paraId="06E0DD79" w14:textId="4A8883B1" w:rsidR="001E1179" w:rsidRDefault="002A2129" w:rsidP="002A2129">
      <w:pPr>
        <w:pStyle w:val="FirstParagraph"/>
        <w:ind w:firstLine="720"/>
      </w:pPr>
      <w:r>
        <w:t xml:space="preserve">In the second stage expansion the sex-specific estimates of population abundance-at-length are used to estimate sex-specific population abundance-at-age. The annual specimen data </w:t>
      </w:r>
      <w:del w:id="69" w:author="Meaghan.Bryan" w:date="2023-03-30T15:28:00Z">
        <w:r w:rsidDel="00E82531">
          <w:delText xml:space="preserve">that is </w:delText>
        </w:r>
      </w:del>
      <w:r>
        <w:t>collected during the survey, which includes observations of age at 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 at age and length are converted to sex-specific pr</w:t>
      </w:r>
      <w:r w:rsidR="00867C0B">
        <w:t>oportions of age at length with</w:t>
      </w:r>
    </w:p>
    <w:p w14:paraId="7B9D289F" w14:textId="77777777" w:rsidR="001E1179" w:rsidRPr="00867C0B"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14:paraId="572C4868" w14:textId="77777777" w:rsidR="001E1179" w:rsidRDefault="002A2129">
      <w:pPr>
        <w:pStyle w:val="FirstParagraph"/>
      </w:pPr>
      <w:r>
        <w:t>The proportions of age at length are then expanded to p</w:t>
      </w:r>
      <w:r w:rsidR="00867C0B">
        <w:t>opulation abundance-at-age with</w:t>
      </w:r>
    </w:p>
    <w:p w14:paraId="58E2A64E" w14:textId="77777777" w:rsidR="001E1179" w:rsidRPr="00867C0B" w:rsidRDefault="00E66614">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0A12E717" w14:textId="77777777"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w:t>
      </w:r>
      <w:r w:rsidR="00BE40A5">
        <w:t xml:space="preserve">e sex-specific specimen data are </w:t>
      </w:r>
      <w:r>
        <w:t>used, however, for specimen data without observations of sex the specimen data is pooled across all sexes and the unsexed population abundance-at-length is then applied to the pooled specimen data to estimate unsexed population abundance-at-age.</w:t>
      </w:r>
    </w:p>
    <w:p w14:paraId="12380E49" w14:textId="492D33D3" w:rsidR="001E1179" w:rsidRDefault="002A2129" w:rsidP="002A2129">
      <w:pPr>
        <w:pStyle w:val="BodyText"/>
        <w:ind w:firstLine="720"/>
      </w:pPr>
      <w:r>
        <w:t xml:space="preserve">Two general categories of special cases for several stock assessments were also included in our analysis: 1) spatially-explicit assessments, and 2) assessments for species complexes. </w:t>
      </w:r>
      <w:del w:id="70" w:author="Meaghan.Bryan" w:date="2023-03-30T15:30:00Z">
        <w:r w:rsidDel="00E82531">
          <w:delText xml:space="preserve">For the majority of stocks assessed at AFSC age </w:delText>
        </w:r>
      </w:del>
      <w:ins w:id="71" w:author="Meaghan.Bryan" w:date="2023-03-30T15:30:00Z">
        <w:r w:rsidR="00E82531">
          <w:t>A</w:t>
        </w:r>
        <w:r w:rsidR="00E82531">
          <w:t xml:space="preserve">ge </w:t>
        </w:r>
      </w:ins>
      <w:r>
        <w:t>population estimates are computed at the management area scale (e.g., the entire GOA, AI, or EBS)</w:t>
      </w:r>
      <w:ins w:id="72" w:author="Meaghan.Bryan" w:date="2023-03-30T15:30:00Z">
        <w:r w:rsidR="00E82531">
          <w:t xml:space="preserve"> f</w:t>
        </w:r>
        <w:r w:rsidR="00E82531">
          <w:t>or the majority of stocks assessed at AFSC</w:t>
        </w:r>
      </w:ins>
      <w:del w:id="73" w:author="Meaghan.Bryan" w:date="2023-03-30T15:30:00Z">
        <w:r w:rsidDel="00E82531">
          <w:delText xml:space="preserve">, </w:delText>
        </w:r>
      </w:del>
      <w:ins w:id="74" w:author="Meaghan.Bryan" w:date="2023-03-30T15:30:00Z">
        <w:r w:rsidR="00E82531">
          <w:t>;</w:t>
        </w:r>
        <w:r w:rsidR="00E82531">
          <w:t xml:space="preserve"> </w:t>
        </w:r>
      </w:ins>
      <w:r>
        <w:t xml:space="preserve">however, we note that there are two flatfish stock assessments that are spatially-explicit in the GOA (McGilliard and Palsson 2017, Bryan and Palsson 2021). While in the preceding equations we do not include a subscript for sub-region, population abundance-at-age can be </w:t>
      </w:r>
      <w:r>
        <w:lastRenderedPageBreak/>
        <w:t xml:space="preserve">estimated by sub-region through summing the 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w:t>
      </w:r>
      <w:del w:id="75" w:author="Meaghan.Bryan" w:date="2023-03-30T15:32:00Z">
        <w:r w:rsidDel="00E82531">
          <w:delText xml:space="preserve">a handful of </w:delText>
        </w:r>
      </w:del>
      <w:ins w:id="76" w:author="Meaghan.Bryan" w:date="2023-03-30T15:32:00Z">
        <w:r w:rsidR="00E82531">
          <w:t xml:space="preserve">also </w:t>
        </w:r>
      </w:ins>
      <w:r>
        <w:t xml:space="preserve">assessments </w:t>
      </w:r>
      <w:del w:id="77" w:author="Meaghan.Bryan" w:date="2023-03-30T15:32:00Z">
        <w:r w:rsidDel="00E82531">
          <w:delText xml:space="preserve">conducted at AFSC that evaluate </w:delText>
        </w:r>
      </w:del>
      <w:ins w:id="78" w:author="Meaghan.Bryan" w:date="2023-03-30T15:32:00Z">
        <w:r w:rsidR="00E82531">
          <w:t>evaluat</w:t>
        </w:r>
        <w:r w:rsidR="00E82531">
          <w:t>ing</w:t>
        </w:r>
        <w:r w:rsidR="00E82531">
          <w:t xml:space="preserve"> </w:t>
        </w:r>
      </w:ins>
      <w:r>
        <w:t>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data; we have developed functions that allow for these differences and estimate population abundance-at-age for these two stock complexes. In a similar case, while not assessed as a complex, over</w:t>
      </w:r>
      <w:r w:rsidR="00BE40A5">
        <w:t xml:space="preserve"> the historical bottom trawl sur</w:t>
      </w:r>
      <w:r>
        <w:t>vey in the GOA several species codes have been used for dusky rockfish. We have also developed a custom function that estimates population abundance-at-length and age for this case.</w:t>
      </w:r>
    </w:p>
    <w:p w14:paraId="0B88D174" w14:textId="77777777" w:rsidR="002A2129" w:rsidRDefault="002A2129" w:rsidP="002A2129">
      <w:pPr>
        <w:pStyle w:val="BodyText"/>
      </w:pPr>
    </w:p>
    <w:p w14:paraId="1AD7F4D5" w14:textId="77777777" w:rsidR="001E1179" w:rsidRDefault="002A2129">
      <w:pPr>
        <w:pStyle w:val="Heading2"/>
      </w:pPr>
      <w:bookmarkStart w:id="79" w:name="X9d806696d317e285f11de36862fb1be375c329b"/>
      <w:bookmarkEnd w:id="68"/>
      <w:r>
        <w:t>Bootstrap Framework for Estimating Age and Length Composition Input Sample Size</w:t>
      </w:r>
    </w:p>
    <w:p w14:paraId="69D850DD" w14:textId="6A1E6266" w:rsidR="001E1179" w:rsidRDefault="002A2129" w:rsidP="002A2129">
      <w:pPr>
        <w:pStyle w:val="FirstParagraph"/>
      </w:pPr>
      <w:r>
        <w:tab/>
        <w:t xml:space="preserve">To estimate the historical input sample sizes for age and length compositions of stocks assessed at AFSC we developed a bootstrap framework based on the methodology outlined in Stewart and Hamel (2014). The bootstrap framework is composed of a suite of nested resampling (with replacement) protocols. Functions to run the sampling protocols </w:t>
      </w:r>
      <w:proofErr w:type="gramStart"/>
      <w:r>
        <w:t>were developed</w:t>
      </w:r>
      <w:proofErr w:type="gramEnd"/>
      <w:r>
        <w:t xml:space="preserve"> in a compartmentalized manner to provide for </w:t>
      </w:r>
      <w:del w:id="80" w:author="Meaghan.Bryan" w:date="2023-03-30T15:35:00Z">
        <w:r w:rsidDel="00511FE6">
          <w:delText xml:space="preserve">substantial </w:delText>
        </w:r>
      </w:del>
      <w:r>
        <w:t xml:space="preserve">flexibility in exploring desired resampling </w:t>
      </w:r>
      <w:r>
        <w:lastRenderedPageBreak/>
        <w:t>protocols. The order of operations (Figure 1) has the following schedule, with steps 1-3 being optional switches:</w:t>
      </w:r>
    </w:p>
    <w:p w14:paraId="2AA3250C" w14:textId="77777777" w:rsidR="001E1179" w:rsidRDefault="002A2129">
      <w:pPr>
        <w:pStyle w:val="Compact"/>
        <w:numPr>
          <w:ilvl w:val="0"/>
          <w:numId w:val="24"/>
        </w:numPr>
      </w:pPr>
      <w:r>
        <w:t>Resample hauls from the set of hauls with associated catch per unit effort (in numbers)</w:t>
      </w:r>
    </w:p>
    <w:p w14:paraId="4FD11360" w14:textId="77777777" w:rsidR="001E1179" w:rsidRDefault="002A2129">
      <w:pPr>
        <w:pStyle w:val="Compact"/>
        <w:numPr>
          <w:ilvl w:val="0"/>
          <w:numId w:val="24"/>
        </w:numPr>
      </w:pPr>
      <w:r>
        <w:t>Within the resampled hauls from step 1, resample the observed length frequency data</w:t>
      </w:r>
    </w:p>
    <w:p w14:paraId="22E137CC" w14:textId="77777777" w:rsidR="001E1179" w:rsidRDefault="002A2129">
      <w:pPr>
        <w:pStyle w:val="Compact"/>
        <w:numPr>
          <w:ilvl w:val="0"/>
          <w:numId w:val="24"/>
        </w:numPr>
      </w:pPr>
      <w:r>
        <w:t>Within the resampled hauls from step 1, resample the observed specimen data</w:t>
      </w:r>
    </w:p>
    <w:p w14:paraId="3526527E" w14:textId="77777777" w:rsidR="001E1179" w:rsidRDefault="002A2129">
      <w:pPr>
        <w:pStyle w:val="Compact"/>
        <w:numPr>
          <w:ilvl w:val="0"/>
          <w:numId w:val="24"/>
        </w:numPr>
      </w:pPr>
      <w:r>
        <w:t>From the resampled length frequency data in step 2, calculate sex-specific population abundance-at-length, using equations (1) - (5)</w:t>
      </w:r>
    </w:p>
    <w:p w14:paraId="1A378D42" w14:textId="77777777" w:rsidR="001E1179" w:rsidRDefault="002A2129">
      <w:pPr>
        <w:pStyle w:val="Compact"/>
        <w:numPr>
          <w:ilvl w:val="0"/>
          <w:numId w:val="24"/>
        </w:numPr>
      </w:pPr>
      <w:r>
        <w:t>From the resampled specimen data in step 3 and the sex-specific population abundance-at-length in step 4, calculate sex-specific population abundance-at-age, using equations (6) - (7)</w:t>
      </w:r>
    </w:p>
    <w:p w14:paraId="6032DC84" w14:textId="0C22CF4E" w:rsidR="001E1179" w:rsidRDefault="002A2129">
      <w:pPr>
        <w:pStyle w:val="FirstParagraph"/>
      </w:pPr>
      <w:del w:id="81" w:author="Meaghan.Bryan" w:date="2023-03-30T15:36:00Z">
        <w:r w:rsidDel="00511FE6">
          <w:delText>The bootstrap framework then repeated steps</w:delText>
        </w:r>
      </w:del>
      <w:ins w:id="82" w:author="Meaghan.Bryan" w:date="2023-03-30T15:36:00Z">
        <w:r w:rsidR="00511FE6">
          <w:t>Steps</w:t>
        </w:r>
      </w:ins>
      <w:r>
        <w:t xml:space="preserve"> 1-5 </w:t>
      </w:r>
      <w:proofErr w:type="gramStart"/>
      <w:ins w:id="83" w:author="Meaghan.Bryan" w:date="2023-03-30T15:36:00Z">
        <w:r w:rsidR="00511FE6">
          <w:t>were repeated</w:t>
        </w:r>
        <w:proofErr w:type="gramEnd"/>
        <w:r w:rsidR="00511FE6">
          <w:t xml:space="preserve"> </w:t>
        </w:r>
      </w:ins>
      <w:r>
        <w:t xml:space="preserve">iteratively, providing </w:t>
      </w:r>
      <w:del w:id="84" w:author="Meaghan.Bryan" w:date="2023-03-30T15:36:00Z">
        <w:r w:rsidDel="00511FE6">
          <w:delText xml:space="preserve">iterated </w:delText>
        </w:r>
      </w:del>
      <w:r>
        <w:t xml:space="preserve">sex-specific population abundance-at-length and age that was then compared to the </w:t>
      </w:r>
      <w:del w:id="85" w:author="Meaghan.Bryan" w:date="2023-03-30T15:37:00Z">
        <w:r w:rsidDel="00511FE6">
          <w:delText xml:space="preserve">historical </w:delText>
        </w:r>
      </w:del>
      <w:ins w:id="86" w:author="Meaghan.Bryan" w:date="2023-03-30T15:37:00Z">
        <w:r w:rsidR="00511FE6">
          <w:t xml:space="preserve">observed </w:t>
        </w:r>
      </w:ins>
      <w:r>
        <w:t xml:space="preserve">sex-specific population abundance-at-length and age as </w:t>
      </w:r>
      <w:del w:id="87" w:author="Meaghan.Bryan" w:date="2023-03-30T15:37:00Z">
        <w:r w:rsidDel="00511FE6">
          <w:delText>observed by</w:delText>
        </w:r>
      </w:del>
      <w:ins w:id="88" w:author="Meaghan.Bryan" w:date="2023-03-30T15:37:00Z">
        <w:r w:rsidR="00511FE6">
          <w:t>from</w:t>
        </w:r>
      </w:ins>
      <w:r>
        <w:t xml:space="preserve"> the bottom trawl surveys. We </w:t>
      </w:r>
      <w:del w:id="89" w:author="Meaghan.Bryan" w:date="2023-03-30T15:37:00Z">
        <w:r w:rsidDel="00511FE6">
          <w:delText>ran the</w:delText>
        </w:r>
      </w:del>
      <w:ins w:id="90" w:author="Meaghan.Bryan" w:date="2023-03-30T15:37:00Z">
        <w:r w:rsidR="00511FE6">
          <w:t>completed 500 iterations of the</w:t>
        </w:r>
      </w:ins>
      <w:r>
        <w:t xml:space="preserve"> bootstrap-simulation</w:t>
      </w:r>
      <w:del w:id="91" w:author="Meaghan.Bryan" w:date="2023-03-30T15:39:00Z">
        <w:r w:rsidDel="00511FE6">
          <w:delText xml:space="preserve"> for 500 iterations</w:delText>
        </w:r>
      </w:del>
      <w:r>
        <w:t xml:space="preserve">, </w:t>
      </w:r>
      <w:del w:id="92" w:author="Meaghan.Bryan" w:date="2023-03-30T15:39:00Z">
        <w:r w:rsidDel="00511FE6">
          <w:delText xml:space="preserve">which was a level for which the </w:delText>
        </w:r>
      </w:del>
      <w:r>
        <w:t xml:space="preserve">variability in </w:t>
      </w:r>
      <w:ins w:id="93" w:author="Meaghan.Bryan" w:date="2023-03-30T15:39:00Z">
        <w:r w:rsidR="00511FE6">
          <w:t xml:space="preserve">the </w:t>
        </w:r>
      </w:ins>
      <w:r>
        <w:t xml:space="preserve">population abundance-at-length results </w:t>
      </w:r>
      <w:del w:id="94" w:author="Meaghan.Bryan" w:date="2023-03-30T15:39:00Z">
        <w:r w:rsidDel="00511FE6">
          <w:delText xml:space="preserve">had </w:delText>
        </w:r>
      </w:del>
      <w:r>
        <w:t>stabilized</w:t>
      </w:r>
      <w:ins w:id="95" w:author="Meaghan.Bryan" w:date="2023-03-30T15:39:00Z">
        <w:r w:rsidR="00511FE6">
          <w:t xml:space="preserve"> at that point</w:t>
        </w:r>
      </w:ins>
      <w:r>
        <w:t xml:space="preserve">. The bootstrap-simulation </w:t>
      </w:r>
      <w:proofErr w:type="gramStart"/>
      <w:r>
        <w:t>was developed</w:t>
      </w:r>
      <w:proofErr w:type="gramEnd"/>
      <w:r>
        <w:t xml:space="preserve"> in R (R Core Team 2022) and is available via GitHub as an R package (</w:t>
      </w:r>
      <w:hyperlink r:id="rId14">
        <w:r>
          <w:rPr>
            <w:rStyle w:val="Hyperlink"/>
          </w:rPr>
          <w:t>https://github.com/BenWilliams-NOAA/surveyISS</w:t>
        </w:r>
      </w:hyperlink>
      <w:r>
        <w:t xml:space="preserve"> </w:t>
      </w:r>
      <w:commentRangeStart w:id="96"/>
      <w:r>
        <w:rPr>
          <w:i/>
          <w:iCs/>
        </w:rPr>
        <w:t>still need to make this a package</w:t>
      </w:r>
      <w:commentRangeEnd w:id="96"/>
      <w:r w:rsidR="00511FE6">
        <w:rPr>
          <w:rStyle w:val="CommentReference"/>
        </w:rPr>
        <w:commentReference w:id="96"/>
      </w:r>
      <w:r>
        <w:t>).</w:t>
      </w:r>
    </w:p>
    <w:p w14:paraId="1A428EFE" w14:textId="77777777" w:rsidR="002A2129" w:rsidRPr="002A2129" w:rsidRDefault="002A2129" w:rsidP="002A2129">
      <w:pPr>
        <w:pStyle w:val="BodyText"/>
      </w:pPr>
    </w:p>
    <w:p w14:paraId="0674745A" w14:textId="77777777" w:rsidR="001E1179" w:rsidRDefault="002A2129">
      <w:pPr>
        <w:pStyle w:val="Heading2"/>
      </w:pPr>
      <w:bookmarkStart w:id="97" w:name="X49e5b874be9fc021dfa0f52613416c6c55da08d"/>
      <w:bookmarkEnd w:id="79"/>
      <w:r>
        <w:t>Computing Effective and Input Sample Size</w:t>
      </w:r>
    </w:p>
    <w:p w14:paraId="3CA05E83" w14:textId="48E61D72" w:rsidR="001E1179" w:rsidRDefault="002A2129" w:rsidP="002A2129">
      <w:pPr>
        <w:pStyle w:val="FirstParagraph"/>
        <w:ind w:firstLine="720"/>
      </w:pPr>
      <w:r>
        <w:t xml:space="preserve">Effective sample size (ESS), as introduced by McAllister and Ianelli (1997), is a statistic that can evaluate the level of intra-haul correlation in </w:t>
      </w:r>
      <w:ins w:id="98" w:author="Meaghan.Bryan" w:date="2023-03-30T15:41:00Z">
        <w:r w:rsidR="00511FE6">
          <w:t xml:space="preserve">age or length </w:t>
        </w:r>
      </w:ins>
      <w:r>
        <w:t xml:space="preserve">composition samples that </w:t>
      </w:r>
      <w:proofErr w:type="gramStart"/>
      <w:r>
        <w:t>are collected</w:t>
      </w:r>
      <w:proofErr w:type="gramEnd"/>
      <w:r>
        <w:t xml:space="preserve"> on a survey</w:t>
      </w:r>
      <w:del w:id="99" w:author="Meaghan.Bryan" w:date="2023-03-30T15:41:00Z">
        <w:r w:rsidDel="00511FE6">
          <w:delText xml:space="preserve"> (whether from age or length frequency collections)</w:delText>
        </w:r>
      </w:del>
      <w:r>
        <w:t xml:space="preserve">. It is also a statistic that </w:t>
      </w:r>
      <w:r>
        <w:lastRenderedPageBreak/>
        <w:t>can evaluate the amount of uncertainty in an estimated composition compared to an observed composition. Effective sample size is giv</w:t>
      </w:r>
      <w:r w:rsidR="00867C0B">
        <w:t>en by</w:t>
      </w:r>
    </w:p>
    <w:p w14:paraId="6F569BCF" w14:textId="77777777" w:rsidR="001E1179" w:rsidRPr="00867C0B" w:rsidRDefault="002A2129">
      <w:pPr>
        <w:pStyle w:val="BodyText"/>
      </w:pPr>
      <m:oMathPara>
        <m:oMathParaPr>
          <m:jc m:val="right"/>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68A43454" w14:textId="75BD7BB6" w:rsidR="001E1179" w:rsidRDefault="002A212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w:t>
      </w:r>
      <w:del w:id="100" w:author="Meaghan.Bryan" w:date="2023-03-30T15:42:00Z">
        <w:r w:rsidDel="00511FE6">
          <w:delText>It can be interpreted by a</w:delText>
        </w:r>
      </w:del>
      <w:ins w:id="101" w:author="Meaghan.Bryan" w:date="2023-03-30T15:42:00Z">
        <w:r w:rsidR="00511FE6">
          <w:t>A</w:t>
        </w:r>
      </w:ins>
      <w:r>
        <w:t xml:space="preserve"> higher ESS indicates less uncertainty in the composition estimates, while lower ESS indicates more uncertainty.</w:t>
      </w:r>
    </w:p>
    <w:p w14:paraId="7E787C83" w14:textId="2B17AB00" w:rsidR="001E1179" w:rsidRDefault="002A2129" w:rsidP="002A2129">
      <w:pPr>
        <w:pStyle w:val="BodyText"/>
        <w:ind w:firstLine="720"/>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age and length composition (the effective sample size for the total age and length </w:t>
      </w:r>
      <w:proofErr w:type="spellStart"/>
      <w:r>
        <w:t>composition</w:t>
      </w:r>
      <w:del w:id="102" w:author="Meaghan.Bryan" w:date="2023-03-30T15:45:00Z">
        <w:r w:rsidDel="008D23FF">
          <w:delText xml:space="preserve">, </w:delText>
        </w:r>
      </w:del>
      <w:proofErr w:type="gramStart"/>
      <w:ins w:id="103" w:author="Meaghan.Bryan" w:date="2023-03-30T15:45:00Z">
        <w:r w:rsidR="008D23FF">
          <w:t>was</w:t>
        </w:r>
        <w:proofErr w:type="spellEnd"/>
        <w:r w:rsidR="008D23FF">
          <w:t xml:space="preserve"> also</w:t>
        </w:r>
        <w:proofErr w:type="gramEnd"/>
        <w:r w:rsidR="008D23FF">
          <w:t xml:space="preserve"> computed </w:t>
        </w:r>
      </w:ins>
      <w:r>
        <w:t>as the sum of population abundance-at-age and length</w:t>
      </w:r>
      <w:del w:id="104" w:author="Meaghan.Bryan" w:date="2023-03-30T15:45:00Z">
        <w:r w:rsidDel="008D23FF">
          <w:delText>, was also computed</w:delText>
        </w:r>
      </w:del>
      <w:r>
        <w:t>). Thus, for each iteration of the simulation, we computed an effective sample size that quantifies the amount of uncertainty that resulted from each iteration of sub-sampling sexed length frequency data.</w:t>
      </w:r>
    </w:p>
    <w:p w14:paraId="6F4DB369" w14:textId="03399D36" w:rsidR="001E1179" w:rsidRDefault="002A2129" w:rsidP="002A2129">
      <w:pPr>
        <w:pStyle w:val="BodyText"/>
        <w:ind w:firstLine="720"/>
      </w:pPr>
      <w:r>
        <w:t xml:space="preserve">Input sample size (ISS) is defined as a metric of uncertainty used in data-weighting procedures for stock assessment models. An input sample size is usually assigned to annual length compositions in the model fitting process, but there are a variety of methods for calculation </w:t>
      </w:r>
      <w:del w:id="105" w:author="Meaghan.Bryan" w:date="2023-03-30T15:46:00Z">
        <w:r w:rsidDel="008D23FF">
          <w:delText>– many of which</w:delText>
        </w:r>
      </w:del>
      <w:proofErr w:type="gramStart"/>
      <w:ins w:id="106" w:author="Meaghan.Bryan" w:date="2023-03-30T15:46:00Z">
        <w:r w:rsidR="008D23FF">
          <w:t xml:space="preserve">and </w:t>
        </w:r>
      </w:ins>
      <w:r>
        <w:t xml:space="preserve"> are</w:t>
      </w:r>
      <w:proofErr w:type="gramEnd"/>
      <w:r>
        <w:t xml:space="preserve"> closely related to the information content of the data product in question. To summarize uncertainty across bootstrap replicates of ESS, we calculated ISS as the harmonic mean of effective sample size across bootstrap iterations</w:t>
      </w:r>
    </w:p>
    <w:p w14:paraId="12E8ACDF" w14:textId="77777777" w:rsidR="001E1179" w:rsidRPr="00867C0B" w:rsidRDefault="002A2129">
      <w:pPr>
        <w:pStyle w:val="BodyText"/>
      </w:pPr>
      <m:oMathPara>
        <m:oMathParaPr>
          <m:jc m:val="right"/>
        </m:oMathParaPr>
        <m:oMath>
          <m:r>
            <w:rPr>
              <w:rFonts w:ascii="Cambria Math" w:hAnsi="Cambria Math"/>
            </w:rPr>
            <w:lastRenderedPageBreak/>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033CA5E1" w14:textId="77777777" w:rsidR="001E1179" w:rsidRDefault="002A2129">
      <w:pPr>
        <w:pStyle w:val="FirstParagraph"/>
      </w:pPr>
      <w:proofErr w:type="gramStart"/>
      <w:r>
        <w:t>where</w:t>
      </w:r>
      <w:proofErr w:type="gramEnd"/>
      <w:r>
        <w:t xml:space="preserve"> </w:t>
      </w:r>
      <m:oMath>
        <m:r>
          <w:rPr>
            <w:rFonts w:ascii="Cambria Math" w:hAnsi="Cambria Math"/>
          </w:rPr>
          <m:t>ISS</m:t>
        </m:r>
      </m:oMath>
      <w:r>
        <w:t xml:space="preserve"> is the</w:t>
      </w:r>
      <w:r w:rsidR="00BE40A5">
        <w:t xml:space="preserve"> annual</w:t>
      </w:r>
      <w:r>
        <w:t xml:space="preserv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w:t>
      </w:r>
      <w:proofErr w:type="gramStart"/>
      <w:r>
        <w:t>bias</w:t>
      </w:r>
      <w:proofErr w:type="gramEnd"/>
      <w:r>
        <w:t xml:space="preserve"> the harmonic mean has also been recommended to determine the </w:t>
      </w:r>
      <w:r w:rsidR="00BE40A5" w:rsidRPr="008D23FF">
        <w:rPr>
          <w:i/>
          <w:rPrChange w:id="107" w:author="Meaghan.Bryan" w:date="2023-03-30T15:47:00Z">
            <w:rPr/>
          </w:rPrChange>
        </w:rPr>
        <w:t>ISS</w:t>
      </w:r>
      <w:r>
        <w:t xml:space="preserve"> that is used in stock assessment models to fit compositional data (Stewart and Hamel 2014). Herein, when we use the term ‘effective sample size or ESS’ we are referring to the effective sample sizes that were computed for each iteration of the bootstrap-simulation from equation (8), when we use the term ‘input sample size or ISS’ we are referring to the harmonic mean of the iterated effective sample sizes from equation (9).</w:t>
      </w:r>
    </w:p>
    <w:p w14:paraId="48B46B6D" w14:textId="77777777" w:rsidR="002A2129" w:rsidRPr="002A2129" w:rsidRDefault="002A2129" w:rsidP="002A2129">
      <w:pPr>
        <w:pStyle w:val="BodyText"/>
      </w:pPr>
    </w:p>
    <w:p w14:paraId="4C8A0167" w14:textId="77777777" w:rsidR="001E1179" w:rsidRDefault="002A2129">
      <w:pPr>
        <w:pStyle w:val="Heading1"/>
      </w:pPr>
      <w:bookmarkStart w:id="108" w:name="results"/>
      <w:bookmarkEnd w:id="31"/>
      <w:bookmarkEnd w:id="97"/>
      <w:r>
        <w:t>RESULTS</w:t>
      </w:r>
    </w:p>
    <w:p w14:paraId="65649DDD" w14:textId="693ACC9F" w:rsidR="00BE40A5" w:rsidRDefault="00BE40A5" w:rsidP="00BE40A5">
      <w:pPr>
        <w:pStyle w:val="FirstParagraph"/>
        <w:ind w:firstLine="720"/>
      </w:pPr>
      <w:r>
        <w:t xml:space="preserve">Average age and length composition nominal sample sizes (rounded to the nearest 10s for age and 100s for length) for the 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in eastern Bering Sea shelf survey were walleye </w:t>
      </w:r>
      <w:proofErr w:type="spellStart"/>
      <w:r>
        <w:t>pollock</w:t>
      </w:r>
      <w:proofErr w:type="spellEnd"/>
      <w:r>
        <w:t xml:space="preserve">, yellowfin sole, northern rock sole, and </w:t>
      </w:r>
      <w:proofErr w:type="spellStart"/>
      <w:r>
        <w:t>arrowtooth</w:t>
      </w:r>
      <w:proofErr w:type="spellEnd"/>
      <w:r>
        <w:t xml:space="preserve"> flounder, and in the eastern Bering Sea slope survey were </w:t>
      </w:r>
      <w:proofErr w:type="spellStart"/>
      <w:r>
        <w:t>arrowtooth</w:t>
      </w:r>
      <w:proofErr w:type="spellEnd"/>
      <w:r>
        <w:t xml:space="preserve"> flounder, </w:t>
      </w:r>
      <w:proofErr w:type="spellStart"/>
      <w:r>
        <w:t>kamchatka</w:t>
      </w:r>
      <w:proofErr w:type="spellEnd"/>
      <w:r>
        <w:t xml:space="preserve"> flounder, and Pacific ocean perch (Table 2). The most frequently sampled species for length frequency within the Aleutian Islands bottom trawl survey were Pacific </w:t>
      </w:r>
      <w:proofErr w:type="gramStart"/>
      <w:r>
        <w:t>ocean</w:t>
      </w:r>
      <w:proofErr w:type="gramEnd"/>
      <w:r>
        <w:t xml:space="preserve"> perch, walleye </w:t>
      </w:r>
      <w:proofErr w:type="spellStart"/>
      <w:r>
        <w:t>pollock</w:t>
      </w:r>
      <w:proofErr w:type="spellEnd"/>
      <w:r>
        <w:t xml:space="preserve">,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w:t>
      </w:r>
      <w:proofErr w:type="spellStart"/>
      <w:r>
        <w:lastRenderedPageBreak/>
        <w:t>pollock</w:t>
      </w:r>
      <w:proofErr w:type="spellEnd"/>
      <w:r>
        <w:t xml:space="preserve">, </w:t>
      </w:r>
      <w:del w:id="109" w:author="Meaghan.Bryan" w:date="2023-03-30T15:56:00Z">
        <w:r w:rsidDel="00C04F25">
          <w:delText>flathead flounder,</w:delText>
        </w:r>
      </w:del>
      <w:del w:id="110" w:author="Meaghan.Bryan" w:date="2023-03-30T15:57:00Z">
        <w:r w:rsidDel="00C04F25">
          <w:delText xml:space="preserve"> </w:delText>
        </w:r>
      </w:del>
      <w:r>
        <w:t>and Pacific ocean perch (Table 3). Across the surveys, average sex-specific age composition nominal sample sizes ranged from around 130 to nearly 850 per year, where the total age composition nominal sample size (for all sexes combined) ranged from nearly 300 to over 1,500 per year. It was commonly the case that the most frequently sampled species in each survey for age composition were the most frequently sampled species for length composition.</w:t>
      </w:r>
    </w:p>
    <w:p w14:paraId="60091222" w14:textId="77777777" w:rsidR="00BE40A5" w:rsidRDefault="00BE40A5" w:rsidP="00BE40A5">
      <w:pPr>
        <w:pStyle w:val="BodyText"/>
        <w:ind w:firstLine="720"/>
      </w:pPr>
      <w:r>
        <w:t xml:space="preserve">The age and length composition ISS output of the </w:t>
      </w:r>
      <w:proofErr w:type="spellStart"/>
      <w:r>
        <w:t>surveyISS</w:t>
      </w:r>
      <w:proofErr w:type="spellEnd"/>
      <w:r>
        <w:t xml:space="preserve"> package is structured by year, species (using the AFSC survey species code), sex, and region (an example of the output is shown in Table 4). Using walleye </w:t>
      </w:r>
      <w:proofErr w:type="spellStart"/>
      <w:r>
        <w:t>pollock</w:t>
      </w:r>
      <w:proofErr w:type="spellEnd"/>
      <w:r>
        <w:t xml:space="preserve"> total (combined sex) age composition as an example, ISS is produced by year for each survey the stock is sampled from Figure (2). Sex specific, yellowfin sole age composition from the EBS shelf survey composition ISS is shown in Figure (3).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 and is shown in Figures 6 - 7. These results show that the length composition ISS ranged from the hundreds to thousands, and were larger than the age composition ISS. Additionally, the sex-specific ISS for either length or age composition were smaller than the ISS for the total age compositions. For both the age and length compositions ISS the magnitude was species-specific, and was closely related to the overall sampling intensity for age and length observations from the surveys.</w:t>
      </w:r>
    </w:p>
    <w:p w14:paraId="57097CF0" w14:textId="77777777" w:rsidR="00BE40A5" w:rsidRDefault="00BE40A5" w:rsidP="00BE40A5">
      <w:pPr>
        <w:pStyle w:val="BodyText"/>
        <w:ind w:firstLine="720"/>
      </w:pPr>
      <w:r>
        <w:t xml:space="preserve">Whether for age or length compositions (including sex-specific composition data) the ISS was smaller than the nominal sample sizes (Figure 8, shown for age compositions) and there was </w:t>
      </w:r>
      <w:commentRangeStart w:id="111"/>
      <w:r>
        <w:t>a generally increasing trend between nominal sample size and input sample size</w:t>
      </w:r>
      <w:commentRangeEnd w:id="111"/>
      <w:r w:rsidR="0067614F">
        <w:rPr>
          <w:rStyle w:val="CommentReference"/>
        </w:rPr>
        <w:commentReference w:id="111"/>
      </w:r>
      <w:r>
        <w:t xml:space="preserve">. Comparing the </w:t>
      </w:r>
      <w:r>
        <w:lastRenderedPageBreak/>
        <w:t xml:space="preserve">age composition ISS to the number of hauls from which age samples were obtained did not result in a strong relationship for the flatfish and </w:t>
      </w:r>
      <w:proofErr w:type="spellStart"/>
      <w:r>
        <w:t>gadids</w:t>
      </w:r>
      <w:proofErr w:type="spellEnd"/>
      <w:r>
        <w:t xml:space="preserve"> sampled in the AFSC surveys, but there was an increasing trend for the rockfish species (Figure 9). There was an increasing trend between age composition ISS per sampled haul and the number of samples per sampled haul for most of the species sampled, this trend was most striking for the flatfish species (Figure 10). The ISS for age compositions sampled during AFSC surveys was 2.6 per sampled haul for flatfish, 1.7 per sampled haul for </w:t>
      </w:r>
      <w:proofErr w:type="spellStart"/>
      <w:r>
        <w:t>gadids</w:t>
      </w:r>
      <w:proofErr w:type="spellEnd"/>
      <w:r>
        <w:t xml:space="preserve">, and 1.5 per sampled haul for rockfish. This translated to 0.36 ISS per age sample for flatfish, 0.22 ISS per age sample for </w:t>
      </w:r>
      <w:proofErr w:type="spellStart"/>
      <w:r>
        <w:t>gadids</w:t>
      </w:r>
      <w:proofErr w:type="spellEnd"/>
      <w:r>
        <w:t>, and 0.26 ISS per age sample for rockfish.</w:t>
      </w:r>
    </w:p>
    <w:p w14:paraId="220AF42E" w14:textId="77777777" w:rsidR="002A2129" w:rsidRDefault="002A2129" w:rsidP="002A2129">
      <w:pPr>
        <w:pStyle w:val="BodyText"/>
      </w:pPr>
    </w:p>
    <w:p w14:paraId="19465F41" w14:textId="77777777" w:rsidR="001E1179" w:rsidRDefault="002A2129">
      <w:pPr>
        <w:pStyle w:val="Heading1"/>
      </w:pPr>
      <w:bookmarkStart w:id="112" w:name="discussion"/>
      <w:bookmarkEnd w:id="108"/>
      <w:r>
        <w:t>DISCUSSION</w:t>
      </w:r>
    </w:p>
    <w:p w14:paraId="3BC11296" w14:textId="77777777" w:rsidR="00BE40A5" w:rsidRDefault="00BE40A5" w:rsidP="00BE40A5">
      <w:pPr>
        <w:pStyle w:val="FirstParagraph"/>
        <w:ind w:firstLine="720"/>
      </w:pPr>
      <w:r>
        <w:t xml:space="preserve">Here we have presented an application of the method outlined in Stewart and Hamel (2014) to produce annual age and length composition ISS for fishery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compositions can vary across stocks and years, where generally, age composition ISSs ranges from the tens to hundreds (with an average age ISS of around 100 across all years and species) and length composition ISSs ranges from the hundreds to thousands (with an average length ISS of around 1,000 across all years and species). This is not surprising, given that the magnitude of sampling for length frequency is much larger than sampling for ages. We also find that the sex-specific ISS is smaller than the total (combined sex) ISS, which again, is not surprising given the relatively smaller sampling intensity for sex-specific samples. We will </w:t>
      </w:r>
      <w:r>
        <w:lastRenderedPageBreak/>
        <w:t xml:space="preserve">note from this result that care and intentionality </w:t>
      </w:r>
      <w:proofErr w:type="gramStart"/>
      <w:r>
        <w:t>should be taken</w:t>
      </w:r>
      <w:proofErr w:type="gramEnd"/>
      <w:r>
        <w:t xml:space="preserve"> when developing and implementing sex-specific assessments given this increase in uncertainty in composition data.</w:t>
      </w:r>
    </w:p>
    <w:p w14:paraId="78F2D363" w14:textId="43D694CD" w:rsidR="00BE40A5" w:rsidRDefault="00BE40A5" w:rsidP="00BE40A5">
      <w:pPr>
        <w:pStyle w:val="BodyText"/>
        <w:ind w:firstLine="720"/>
      </w:pPr>
      <w:r>
        <w:t>At the AFSC, as noted previously, there are a myriad of approaches take to set ISS for</w:t>
      </w:r>
      <w:bookmarkStart w:id="113" w:name="_GoBack"/>
      <w:bookmarkEnd w:id="113"/>
      <w:r>
        <w:t xml:space="preserve"> age and length composition data used in assessments. There </w:t>
      </w:r>
      <w:proofErr w:type="gramStart"/>
      <w:r>
        <w:t>is no generally agreed</w:t>
      </w:r>
      <w:proofErr w:type="gramEnd"/>
      <w:r>
        <w:t xml:space="preserve"> upon approach, however, a common approach that has been implemented is to make ISS some function of the number of hauls</w:t>
      </w:r>
      <w:del w:id="114" w:author="Meaghan.Bryan" w:date="2023-03-30T16:12:00Z">
        <w:r w:rsidDel="00747FE7">
          <w:delText xml:space="preserve">, </w:delText>
        </w:r>
      </w:del>
      <w:ins w:id="115" w:author="Meaghan.Bryan" w:date="2023-03-30T16:12:00Z">
        <w:r w:rsidR="00747FE7">
          <w:t>.</w:t>
        </w:r>
        <w:r w:rsidR="00747FE7">
          <w:t xml:space="preserve"> </w:t>
        </w:r>
      </w:ins>
      <w:ins w:id="116" w:author="Meaghan.Bryan" w:date="2023-03-30T16:13:00Z">
        <w:r w:rsidR="00747FE7">
          <w:t>This</w:t>
        </w:r>
      </w:ins>
      <w:del w:id="117" w:author="Meaghan.Bryan" w:date="2023-03-30T16:13:00Z">
        <w:r w:rsidDel="00747FE7">
          <w:delText>thi</w:delText>
        </w:r>
      </w:del>
      <w:del w:id="118" w:author="Meaghan.Bryan" w:date="2023-03-30T16:12:00Z">
        <w:r w:rsidDel="00747FE7">
          <w:delText>s</w:delText>
        </w:r>
      </w:del>
      <w:r>
        <w:t xml:space="preserve"> follows from a result of Pennington et al. (2000) that found the age composition ISS to be one per sampled haul. Herein we find that the average age composition ISS per haul by species group (</w:t>
      </w:r>
      <w:proofErr w:type="spellStart"/>
      <w:r>
        <w:t>gadid</w:t>
      </w:r>
      <w:proofErr w:type="spellEnd"/>
      <w:r>
        <w:t xml:space="preserve">, </w:t>
      </w:r>
      <w:proofErr w:type="spellStart"/>
      <w:r>
        <w:t>flatish</w:t>
      </w:r>
      <w:proofErr w:type="spellEnd"/>
      <w:r>
        <w:t xml:space="preserve">, and rockfish) to be larger than one per sampled haul. We also find that there is no clear relationship between the number of sampled hauls and the magnitude of ISS, particularly for </w:t>
      </w:r>
      <w:proofErr w:type="spellStart"/>
      <w:r>
        <w:t>gadids</w:t>
      </w:r>
      <w:proofErr w:type="spellEnd"/>
      <w:r>
        <w:t xml:space="preserve"> and </w:t>
      </w:r>
      <w:commentRangeStart w:id="119"/>
      <w:r>
        <w:t>flatfish</w:t>
      </w:r>
      <w:commentRangeEnd w:id="119"/>
      <w:r w:rsidR="00747FE7">
        <w:rPr>
          <w:rStyle w:val="CommentReference"/>
        </w:rPr>
        <w:commentReference w:id="119"/>
      </w:r>
      <w:r>
        <w:t xml:space="preserve">. There was, however, a stronger trend for rockfish. It is unclear as to the consequence of ISS misspecification in AFSC assessments that use the number of sampled hauls as a proxy for ISS, as ISS misspecification can lead to bias model results (Stewart and </w:t>
      </w:r>
      <w:proofErr w:type="spellStart"/>
      <w:r>
        <w:t>Monnahan</w:t>
      </w:r>
      <w:proofErr w:type="spellEnd"/>
      <w:r>
        <w:t xml:space="preserve"> 2017, Xu et al. 2020). We note that the results of the analysis conducted here does not strongly support the approach of using hauls as a proxy due to the large uncertainty and lack of correspondence when comparing ISS to the number of sampled hauls. The results of this analysis showed an increasing trend between the age composition ISS per haul and the number of ages sampled per haul</w:t>
      </w:r>
      <w:del w:id="120" w:author="Meaghan.Bryan" w:date="2023-03-30T16:19:00Z">
        <w:r w:rsidDel="00747FE7">
          <w:delText>, however,</w:delText>
        </w:r>
      </w:del>
      <w:ins w:id="121" w:author="Meaghan.Bryan" w:date="2023-03-30T16:19:00Z">
        <w:r w:rsidR="00747FE7">
          <w:t>.</w:t>
        </w:r>
      </w:ins>
      <w:r>
        <w:t xml:space="preserve"> </w:t>
      </w:r>
      <w:del w:id="122" w:author="Meaghan.Bryan" w:date="2023-03-30T16:19:00Z">
        <w:r w:rsidDel="00747FE7">
          <w:delText xml:space="preserve">we </w:delText>
        </w:r>
      </w:del>
      <w:commentRangeStart w:id="123"/>
      <w:ins w:id="124" w:author="Meaghan.Bryan" w:date="2023-03-30T16:19:00Z">
        <w:r w:rsidR="00747FE7">
          <w:t>Therefore, we</w:t>
        </w:r>
        <w:r w:rsidR="00747FE7">
          <w:t xml:space="preserve"> </w:t>
        </w:r>
      </w:ins>
      <w:r>
        <w:t xml:space="preserve">support </w:t>
      </w:r>
      <w:del w:id="125" w:author="Meaghan.Bryan" w:date="2023-03-30T16:20:00Z">
        <w:r w:rsidDel="00747FE7">
          <w:delText xml:space="preserve">the approach of </w:delText>
        </w:r>
      </w:del>
      <w:r>
        <w:t xml:space="preserve">increasing the number of hauls </w:t>
      </w:r>
      <w:proofErr w:type="spellStart"/>
      <w:r>
        <w:t>sampled</w:t>
      </w:r>
      <w:del w:id="126" w:author="Meaghan.Bryan" w:date="2023-03-30T16:18:00Z">
        <w:r w:rsidDel="00747FE7">
          <w:delText xml:space="preserve"> from </w:delText>
        </w:r>
      </w:del>
      <w:r>
        <w:t>rather</w:t>
      </w:r>
      <w:proofErr w:type="spellEnd"/>
      <w:r>
        <w:t xml:space="preserve"> than reducing the </w:t>
      </w:r>
      <w:ins w:id="127" w:author="Meaghan.Bryan" w:date="2023-03-30T16:21:00Z">
        <w:r w:rsidR="00747FE7">
          <w:t xml:space="preserve">total </w:t>
        </w:r>
      </w:ins>
      <w:r>
        <w:t xml:space="preserve">number of hauls </w:t>
      </w:r>
      <w:del w:id="128" w:author="Meaghan.Bryan" w:date="2023-03-30T16:21:00Z">
        <w:r w:rsidDel="00747FE7">
          <w:delText>in order to</w:delText>
        </w:r>
      </w:del>
      <w:ins w:id="129" w:author="Meaghan.Bryan" w:date="2023-03-30T16:21:00Z">
        <w:r w:rsidR="00747FE7">
          <w:t>and</w:t>
        </w:r>
      </w:ins>
      <w:r>
        <w:t xml:space="preserve"> </w:t>
      </w:r>
      <w:del w:id="130" w:author="Meaghan.Bryan" w:date="2023-03-30T16:22:00Z">
        <w:r w:rsidDel="00747FE7">
          <w:delText xml:space="preserve">increase </w:delText>
        </w:r>
      </w:del>
      <w:ins w:id="131" w:author="Meaghan.Bryan" w:date="2023-03-30T16:22:00Z">
        <w:r w:rsidR="00747FE7">
          <w:t>increas</w:t>
        </w:r>
        <w:r w:rsidR="00747FE7">
          <w:t>ing per haul</w:t>
        </w:r>
        <w:r w:rsidR="00747FE7">
          <w:t xml:space="preserve"> </w:t>
        </w:r>
      </w:ins>
      <w:proofErr w:type="gramStart"/>
      <w:r>
        <w:t>sampling</w:t>
      </w:r>
      <w:proofErr w:type="gramEnd"/>
      <w:del w:id="132" w:author="Meaghan.Bryan" w:date="2023-03-30T16:22:00Z">
        <w:r w:rsidDel="00747FE7">
          <w:delText xml:space="preserve"> on any given haul </w:delText>
        </w:r>
      </w:del>
      <w:r>
        <w:t xml:space="preserve">(e.g., </w:t>
      </w:r>
      <w:proofErr w:type="spellStart"/>
      <w:r>
        <w:t>Siskey</w:t>
      </w:r>
      <w:proofErr w:type="spellEnd"/>
      <w:r>
        <w:t xml:space="preserve"> et al. 2023).</w:t>
      </w:r>
      <w:commentRangeEnd w:id="123"/>
      <w:r w:rsidR="00FB7C0D">
        <w:rPr>
          <w:rStyle w:val="CommentReference"/>
        </w:rPr>
        <w:commentReference w:id="123"/>
      </w:r>
    </w:p>
    <w:p w14:paraId="16A4876F" w14:textId="77777777" w:rsidR="00BE40A5" w:rsidRDefault="00BE40A5" w:rsidP="00BE40A5">
      <w:pPr>
        <w:pStyle w:val="BodyText"/>
        <w:ind w:firstLine="720"/>
      </w:pPr>
      <w:r>
        <w:t xml:space="preserve">A strength of the methodology presented by Stewart and Hamel (2014) is that it provides an objective method that produces estimates of ISS that follow from the sampling design employed. As such, this approach has been adopted in a number of assessments, both </w:t>
      </w:r>
      <w:r>
        <w:lastRenderedPageBreak/>
        <w:t xml:space="preserve">internationally and domestically. For example, this bootstrap approach has been applied to weight compositional data within the Pacific halibut stock assessment performed by the International Pacific Halibut Commission (Stewart and Allan 2022). If adopted within 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w:t>
      </w:r>
      <w:proofErr w:type="spellStart"/>
      <w:r>
        <w:t>surveyISS</w:t>
      </w:r>
      <w:proofErr w:type="spellEnd"/>
      <w:r>
        <w:t xml:space="preserve"> package be adopted and further developed by assessment and survey programs at AFSC so that bootstrap derived ISS is a standard data product available to scientists conducting assessments with statistical catch-at-age models at AFSC.</w:t>
      </w:r>
    </w:p>
    <w:p w14:paraId="40EC7A93" w14:textId="77777777" w:rsidR="001E1179" w:rsidRDefault="002A2129">
      <w:r>
        <w:br w:type="page"/>
      </w:r>
    </w:p>
    <w:p w14:paraId="4B273DA8" w14:textId="77777777" w:rsidR="001E1179" w:rsidRDefault="002A2129">
      <w:r>
        <w:lastRenderedPageBreak/>
        <w:br w:type="page"/>
      </w:r>
    </w:p>
    <w:p w14:paraId="3B753138" w14:textId="77777777" w:rsidR="001E1179" w:rsidRDefault="009E63FA">
      <w:pPr>
        <w:pStyle w:val="Heading1"/>
      </w:pPr>
      <w:bookmarkStart w:id="133" w:name="acknowledgements"/>
      <w:bookmarkEnd w:id="112"/>
      <w:r>
        <w:lastRenderedPageBreak/>
        <w:t>ACKNOWLEDG</w:t>
      </w:r>
      <w:r w:rsidR="002A2129">
        <w:t>MENTS</w:t>
      </w:r>
    </w:p>
    <w:p w14:paraId="19EE0D5C" w14:textId="77777777" w:rsidR="00BE40A5" w:rsidRDefault="00BE40A5" w:rsidP="00BE40A5">
      <w:pPr>
        <w:pStyle w:val="FirstParagraph"/>
      </w:pPr>
      <w:r>
        <w:t xml:space="preserve">We thank </w:t>
      </w:r>
      <w:r>
        <w:rPr>
          <w:i/>
          <w:iCs/>
        </w:rPr>
        <w:t xml:space="preserve">reviewers </w:t>
      </w:r>
      <w:r>
        <w:t>for their helpful reviews of this manuscript. All the staff who have spent time at sea and staring through microscopes to produce the data these analyses are based upon.</w:t>
      </w:r>
    </w:p>
    <w:p w14:paraId="5C8337FF" w14:textId="77777777" w:rsidR="001E1179" w:rsidRDefault="002A2129">
      <w:r>
        <w:br w:type="page"/>
      </w:r>
    </w:p>
    <w:p w14:paraId="3108069B" w14:textId="77777777" w:rsidR="001E1179" w:rsidRDefault="002A2129">
      <w:r>
        <w:lastRenderedPageBreak/>
        <w:br w:type="page"/>
      </w:r>
    </w:p>
    <w:p w14:paraId="1BF24167" w14:textId="77777777" w:rsidR="001E1179" w:rsidRDefault="002A2129">
      <w:pPr>
        <w:pStyle w:val="Heading1"/>
      </w:pPr>
      <w:bookmarkStart w:id="134" w:name="citations"/>
      <w:bookmarkEnd w:id="133"/>
      <w:r>
        <w:lastRenderedPageBreak/>
        <w:t>CITATIONS</w:t>
      </w:r>
    </w:p>
    <w:p w14:paraId="37C3BEC5" w14:textId="77777777" w:rsidR="00BE40A5" w:rsidRDefault="00BE40A5" w:rsidP="00BE40A5">
      <w:pPr>
        <w:pStyle w:val="Bibliography"/>
        <w:spacing w:line="480" w:lineRule="auto"/>
        <w:ind w:left="720" w:hanging="720"/>
      </w:pPr>
      <w:bookmarkStart w:id="135" w:name="ref-Ailloud2019"/>
      <w:bookmarkStart w:id="136"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6B7A67CD" w14:textId="77777777" w:rsidR="00BE40A5" w:rsidRDefault="00BE40A5" w:rsidP="00BE40A5">
      <w:pPr>
        <w:pStyle w:val="Bibliography"/>
        <w:spacing w:line="480" w:lineRule="auto"/>
        <w:ind w:left="720" w:hanging="720"/>
      </w:pPr>
      <w:bookmarkStart w:id="137" w:name="ref-Barbeaux2022"/>
      <w:bookmarkEnd w:id="135"/>
      <w:proofErr w:type="spellStart"/>
      <w:r>
        <w:t>Barbeaux</w:t>
      </w:r>
      <w:proofErr w:type="spellEnd"/>
      <w:r>
        <w:t xml:space="preserve">, S.J., Barnett, L., Connor, J., Nielson, J., </w:t>
      </w:r>
      <w:proofErr w:type="spellStart"/>
      <w:r>
        <w:t>Shotwell</w:t>
      </w:r>
      <w:proofErr w:type="spellEnd"/>
      <w:r>
        <w:t xml:space="preserve">, S.K.,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51ED1450" w14:textId="77777777" w:rsidR="00BE40A5" w:rsidRDefault="00BE40A5" w:rsidP="00BE40A5">
      <w:pPr>
        <w:pStyle w:val="Bibliography"/>
        <w:spacing w:line="480" w:lineRule="auto"/>
        <w:ind w:left="720" w:hanging="720"/>
      </w:pPr>
      <w:bookmarkStart w:id="138" w:name="ref-Bryan2021"/>
      <w:bookmarkEnd w:id="137"/>
      <w:r>
        <w:t xml:space="preserve">Bryan, M.D.,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0F31302F" w14:textId="77777777" w:rsidR="00BE40A5" w:rsidRDefault="00BE40A5" w:rsidP="00BE40A5">
      <w:pPr>
        <w:pStyle w:val="Bibliography"/>
        <w:spacing w:line="480" w:lineRule="auto"/>
        <w:ind w:left="720" w:hanging="720"/>
      </w:pPr>
      <w:bookmarkStart w:id="139" w:name="ref-Hulson2022"/>
      <w:bookmarkEnd w:id="138"/>
      <w:proofErr w:type="spellStart"/>
      <w:r>
        <w:t>Hulson</w:t>
      </w:r>
      <w:proofErr w:type="spellEnd"/>
      <w:r>
        <w:t xml:space="preserve">, P.-J.F., </w:t>
      </w:r>
      <w:proofErr w:type="spellStart"/>
      <w:r>
        <w:t>Barbeaux</w:t>
      </w:r>
      <w:proofErr w:type="spellEnd"/>
      <w:r>
        <w:t xml:space="preserve">, S.J., </w:t>
      </w:r>
      <w:proofErr w:type="spellStart"/>
      <w:r>
        <w:t>Ferriss</w:t>
      </w:r>
      <w:proofErr w:type="spellEnd"/>
      <w:r>
        <w:t xml:space="preserve">, B., McDermott, S., and Spies, I. 2022. Assessment of the Pacific cod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6D123CDC" w14:textId="77777777" w:rsidR="00BE40A5" w:rsidRDefault="00BE40A5" w:rsidP="00BE40A5">
      <w:pPr>
        <w:pStyle w:val="Bibliography"/>
        <w:spacing w:line="480" w:lineRule="auto"/>
        <w:ind w:left="720" w:hanging="720"/>
      </w:pPr>
      <w:bookmarkStart w:id="140" w:name="ref-Hulson2023a"/>
      <w:bookmarkEnd w:id="139"/>
      <w:proofErr w:type="spellStart"/>
      <w:r>
        <w:t>Hulson</w:t>
      </w:r>
      <w:proofErr w:type="spellEnd"/>
      <w:r>
        <w:t xml:space="preserve">, P.-J.F., Williams, B., Bryan, M., Conner, J., </w:t>
      </w:r>
      <w:proofErr w:type="spellStart"/>
      <w:r>
        <w:t>Siskey</w:t>
      </w:r>
      <w:proofErr w:type="spellEnd"/>
      <w:r>
        <w:t xml:space="preserve">, M., Stockhausen, W., </w:t>
      </w:r>
      <w:proofErr w:type="spellStart"/>
      <w:r>
        <w:t>Mcdermott</w:t>
      </w:r>
      <w:proofErr w:type="spellEnd"/>
      <w:r>
        <w:t xml:space="preserve">, S., and Long, C. 2023. Sub-sampling of length frequency to determine sex in Alaska </w:t>
      </w:r>
      <w:r>
        <w:lastRenderedPageBreak/>
        <w:t>Fishery Science Center bottom trawl surveys. U.S. Department of Commerce. NOAA Technical Memorandum NMFS-AFSC-464: 47 p.</w:t>
      </w:r>
    </w:p>
    <w:p w14:paraId="6FB5B031" w14:textId="77777777" w:rsidR="00BE40A5" w:rsidRDefault="00BE40A5" w:rsidP="00BE40A5">
      <w:pPr>
        <w:pStyle w:val="Bibliography"/>
        <w:spacing w:line="480" w:lineRule="auto"/>
        <w:ind w:left="720" w:hanging="720"/>
      </w:pPr>
      <w:bookmarkStart w:id="141" w:name="ref-Hulson2021"/>
      <w:bookmarkEnd w:id="140"/>
      <w:proofErr w:type="spellStart"/>
      <w:r>
        <w:t>Hulson</w:t>
      </w:r>
      <w:proofErr w:type="spellEnd"/>
      <w:r>
        <w:t xml:space="preserve">, P.-J.F., Williams, B.C., </w:t>
      </w:r>
      <w:proofErr w:type="spellStart"/>
      <w:r>
        <w:t>Fissel</w:t>
      </w:r>
      <w:proofErr w:type="spellEnd"/>
      <w:r>
        <w:t xml:space="preserve">, B.E., </w:t>
      </w:r>
      <w:proofErr w:type="spellStart"/>
      <w:r>
        <w:t>Ferriss</w:t>
      </w:r>
      <w:proofErr w:type="spellEnd"/>
      <w:r>
        <w:t xml:space="preserve">, B.E., Hall, M., </w:t>
      </w:r>
      <w:proofErr w:type="spellStart"/>
      <w:r>
        <w:t>Yasumiishi</w:t>
      </w:r>
      <w:proofErr w:type="spellEnd"/>
      <w:r>
        <w:t xml:space="preserve">, E.M., and Jones, D.T. 2021. Assessment of the Pacific </w:t>
      </w:r>
      <w:proofErr w:type="gramStart"/>
      <w:r>
        <w:t>ocean</w:t>
      </w:r>
      <w:proofErr w:type="gramEnd"/>
      <w:r>
        <w:t xml:space="preserve"> perch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283533C6" w14:textId="77777777" w:rsidR="00BE40A5" w:rsidRDefault="00BE40A5" w:rsidP="00BE40A5">
      <w:pPr>
        <w:pStyle w:val="Bibliography"/>
        <w:spacing w:line="480" w:lineRule="auto"/>
        <w:ind w:left="720" w:hanging="720"/>
      </w:pPr>
      <w:bookmarkStart w:id="142" w:name="ref-Ianelli2021"/>
      <w:bookmarkEnd w:id="141"/>
      <w:proofErr w:type="spellStart"/>
      <w:r>
        <w:t>Ianelli</w:t>
      </w:r>
      <w:proofErr w:type="spellEnd"/>
      <w:r>
        <w:t xml:space="preserve">, J.I.,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w:t>
      </w:r>
      <w:proofErr w:type="spellStart"/>
      <w:r>
        <w:t>pollock</w:t>
      </w:r>
      <w:proofErr w:type="spellEnd"/>
      <w:r>
        <w:t xml:space="preserve">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1C100308" w14:textId="77777777" w:rsidR="00BE40A5" w:rsidRDefault="00BE40A5" w:rsidP="00BE40A5">
      <w:pPr>
        <w:pStyle w:val="Bibliography"/>
        <w:spacing w:line="480" w:lineRule="auto"/>
        <w:ind w:left="720" w:hanging="720"/>
      </w:pPr>
      <w:bookmarkStart w:id="143" w:name="ref-Lauth2019"/>
      <w:bookmarkEnd w:id="142"/>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2D51040D" w14:textId="77777777" w:rsidR="00BE40A5" w:rsidRDefault="00BE40A5" w:rsidP="00BE40A5">
      <w:pPr>
        <w:pStyle w:val="Bibliography"/>
        <w:spacing w:line="480" w:lineRule="auto"/>
        <w:ind w:left="720" w:hanging="720"/>
      </w:pPr>
      <w:bookmarkStart w:id="144" w:name="ref-Mcallister1997"/>
      <w:bookmarkEnd w:id="143"/>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14:paraId="18153EC4" w14:textId="77777777" w:rsidR="00BE40A5" w:rsidRDefault="00BE40A5" w:rsidP="00BE40A5">
      <w:pPr>
        <w:pStyle w:val="Bibliography"/>
        <w:spacing w:line="480" w:lineRule="auto"/>
        <w:ind w:left="720" w:hanging="720"/>
      </w:pPr>
      <w:bookmarkStart w:id="145" w:name="ref-Mcgilliard2017"/>
      <w:bookmarkEnd w:id="144"/>
      <w:proofErr w:type="spellStart"/>
      <w:r>
        <w:t>McGilliard</w:t>
      </w:r>
      <w:proofErr w:type="spellEnd"/>
      <w:r>
        <w:t xml:space="preserve">, C.R.,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0215A918" w14:textId="77777777" w:rsidR="00BE40A5" w:rsidRDefault="00BE40A5" w:rsidP="00BE40A5">
      <w:pPr>
        <w:pStyle w:val="Bibliography"/>
        <w:spacing w:line="480" w:lineRule="auto"/>
        <w:ind w:left="720" w:hanging="720"/>
      </w:pPr>
      <w:bookmarkStart w:id="146" w:name="ref-Mcgilliard2019"/>
      <w:bookmarkEnd w:id="145"/>
      <w:proofErr w:type="spellStart"/>
      <w:r>
        <w:lastRenderedPageBreak/>
        <w:t>McGilliard</w:t>
      </w:r>
      <w:proofErr w:type="spellEnd"/>
      <w:r>
        <w:t xml:space="preserve">, C.R.,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1404A090" w14:textId="77777777" w:rsidR="00BE40A5" w:rsidRDefault="00BE40A5" w:rsidP="00BE40A5">
      <w:pPr>
        <w:pStyle w:val="Bibliography"/>
        <w:spacing w:line="480" w:lineRule="auto"/>
        <w:ind w:left="720" w:hanging="720"/>
      </w:pPr>
      <w:bookmarkStart w:id="147" w:name="ref-Miller2006"/>
      <w:bookmarkEnd w:id="146"/>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14:paraId="1090798D" w14:textId="77777777" w:rsidR="00BE40A5" w:rsidRDefault="00BE40A5" w:rsidP="00BE40A5">
      <w:pPr>
        <w:pStyle w:val="Bibliography"/>
        <w:spacing w:line="480" w:lineRule="auto"/>
        <w:ind w:left="720" w:hanging="720"/>
      </w:pPr>
      <w:bookmarkStart w:id="148" w:name="ref-Monnahan2021"/>
      <w:bookmarkEnd w:id="147"/>
      <w:proofErr w:type="spellStart"/>
      <w:r>
        <w:t>Monnahan</w:t>
      </w:r>
      <w:proofErr w:type="spellEnd"/>
      <w:r>
        <w:t xml:space="preserve">, C.C., Dorn, M.W., </w:t>
      </w:r>
      <w:proofErr w:type="spellStart"/>
      <w:r>
        <w:t>Deary</w:t>
      </w:r>
      <w:proofErr w:type="spellEnd"/>
      <w:r>
        <w:t xml:space="preserve">, A.L., </w:t>
      </w:r>
      <w:proofErr w:type="spellStart"/>
      <w:r>
        <w:t>Ferriss</w:t>
      </w:r>
      <w:proofErr w:type="spellEnd"/>
      <w:r>
        <w:t xml:space="preserve">, B.E., </w:t>
      </w:r>
      <w:proofErr w:type="spellStart"/>
      <w:r>
        <w:t>Fissel</w:t>
      </w:r>
      <w:proofErr w:type="spellEnd"/>
      <w:r>
        <w:t xml:space="preserve">, B.E., </w:t>
      </w:r>
      <w:proofErr w:type="spellStart"/>
      <w:r>
        <w:t>Honkalehto</w:t>
      </w:r>
      <w:proofErr w:type="spellEnd"/>
      <w:r>
        <w:t xml:space="preserve">, T., Jones, D.T., Levine, M., Rogers, L., </w:t>
      </w:r>
      <w:proofErr w:type="spellStart"/>
      <w:r>
        <w:t>Shotwell</w:t>
      </w:r>
      <w:proofErr w:type="spellEnd"/>
      <w:r>
        <w:t xml:space="preserve">, S.K., Tyrell, A., and </w:t>
      </w:r>
      <w:proofErr w:type="spellStart"/>
      <w:r>
        <w:t>Zador</w:t>
      </w:r>
      <w:proofErr w:type="spellEnd"/>
      <w:r>
        <w:t xml:space="preserve">, S. 2021. Assessment of the walleye </w:t>
      </w:r>
      <w:proofErr w:type="spellStart"/>
      <w:r>
        <w:t>pollock</w:t>
      </w:r>
      <w:proofErr w:type="spellEnd"/>
      <w:r>
        <w:t xml:space="preserv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1193DA69" w14:textId="77777777" w:rsidR="00BE40A5" w:rsidRDefault="00BE40A5" w:rsidP="00BE40A5">
      <w:pPr>
        <w:pStyle w:val="Bibliography"/>
        <w:spacing w:line="480" w:lineRule="auto"/>
        <w:ind w:left="720" w:hanging="720"/>
      </w:pPr>
      <w:bookmarkStart w:id="149" w:name="ref-NPFMC2020bsai"/>
      <w:bookmarkEnd w:id="148"/>
      <w:r>
        <w:t xml:space="preserve">NPFMC. 2020a. Fishery Management Plan for </w:t>
      </w:r>
      <w:proofErr w:type="spellStart"/>
      <w:r>
        <w:t>Groundfish</w:t>
      </w:r>
      <w:proofErr w:type="spellEnd"/>
      <w:r>
        <w:t xml:space="preserve"> of the Bering Sea and Aleutian Islands Management Area. North Pacific Fishery Management Council, 1007 West 3rd Ave., Suite 400, L92 Building, 4th floor, Anchorage, AK 99501.</w:t>
      </w:r>
    </w:p>
    <w:p w14:paraId="702EACDB" w14:textId="77777777" w:rsidR="00BE40A5" w:rsidRDefault="00BE40A5" w:rsidP="00BE40A5">
      <w:pPr>
        <w:pStyle w:val="Bibliography"/>
        <w:spacing w:line="480" w:lineRule="auto"/>
        <w:ind w:left="720" w:hanging="720"/>
      </w:pPr>
      <w:bookmarkStart w:id="150" w:name="ref-NPFMC2020goa"/>
      <w:bookmarkEnd w:id="149"/>
      <w:r>
        <w:t xml:space="preserve">NPFMC. 2020b. Fishery Management Plan for </w:t>
      </w:r>
      <w:proofErr w:type="spellStart"/>
      <w:r>
        <w:t>Groundfish</w:t>
      </w:r>
      <w:proofErr w:type="spellEnd"/>
      <w:r>
        <w:t xml:space="preserve"> of the Gulf of Alaska. North Pacific Fishery Management Council, 1007 West 3rd Ave., Suite 400, L92 Building, 4th floor, Anchorage, AK 99501.</w:t>
      </w:r>
    </w:p>
    <w:p w14:paraId="49AA4F09" w14:textId="77777777" w:rsidR="00BE40A5" w:rsidRDefault="00BE40A5" w:rsidP="00BE40A5">
      <w:pPr>
        <w:pStyle w:val="Bibliography"/>
        <w:spacing w:line="480" w:lineRule="auto"/>
        <w:ind w:left="720" w:hanging="720"/>
      </w:pPr>
      <w:bookmarkStart w:id="151" w:name="ref-Pennington2000"/>
      <w:bookmarkEnd w:id="150"/>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14:paraId="25A6E151" w14:textId="77777777" w:rsidR="00BE40A5" w:rsidRDefault="00BE40A5" w:rsidP="00BE40A5">
      <w:pPr>
        <w:pStyle w:val="Bibliography"/>
        <w:spacing w:line="480" w:lineRule="auto"/>
        <w:ind w:left="720" w:hanging="720"/>
      </w:pPr>
      <w:bookmarkStart w:id="152" w:name="ref-Rcore"/>
      <w:bookmarkEnd w:id="151"/>
      <w:r>
        <w:lastRenderedPageBreak/>
        <w:t xml:space="preserve">R Core Team. 2022. R: A language and environment for statistical computing. R Foundation for Statistical Computing, Vienna, Austria. Available from </w:t>
      </w:r>
      <w:hyperlink r:id="rId15">
        <w:r>
          <w:rPr>
            <w:rStyle w:val="Hyperlink"/>
          </w:rPr>
          <w:t>https://www.R-project.org/</w:t>
        </w:r>
      </w:hyperlink>
      <w:r>
        <w:t>.</w:t>
      </w:r>
    </w:p>
    <w:p w14:paraId="0E1E9A20" w14:textId="77777777" w:rsidR="00BE40A5" w:rsidRDefault="00BE40A5" w:rsidP="00BE40A5">
      <w:pPr>
        <w:pStyle w:val="Bibliography"/>
        <w:spacing w:line="480" w:lineRule="auto"/>
        <w:ind w:left="720" w:hanging="720"/>
      </w:pPr>
      <w:bookmarkStart w:id="153" w:name="ref-Rudd2021"/>
      <w:bookmarkEnd w:id="152"/>
      <w:r>
        <w:t>Rudd, M.B., Cope, J.M., Wetzel, C.R., and Hastie, J. 2021. Catch and length models in the Stock Synthesis framework: expanded application to data-moderate stocks. Frontiers in Marine Science 8.</w:t>
      </w:r>
    </w:p>
    <w:p w14:paraId="470B6BDB" w14:textId="77777777" w:rsidR="00BE40A5" w:rsidRDefault="00BE40A5" w:rsidP="00BE40A5">
      <w:pPr>
        <w:pStyle w:val="Bibliography"/>
        <w:spacing w:line="480" w:lineRule="auto"/>
        <w:ind w:left="720" w:hanging="720"/>
      </w:pPr>
      <w:bookmarkStart w:id="154" w:name="ref-Siskey2022"/>
      <w:bookmarkEnd w:id="153"/>
      <w:proofErr w:type="spellStart"/>
      <w:r>
        <w:t>Siskey</w:t>
      </w:r>
      <w:proofErr w:type="spellEnd"/>
      <w:r>
        <w:t xml:space="preserve">, M.R., Punt, A.E., </w:t>
      </w:r>
      <w:proofErr w:type="spellStart"/>
      <w:r>
        <w:t>Hulson</w:t>
      </w:r>
      <w:proofErr w:type="spellEnd"/>
      <w:r>
        <w:t xml:space="preserve">, P.-J.F., Bryan, M.D., </w:t>
      </w:r>
      <w:proofErr w:type="spellStart"/>
      <w:r>
        <w:t>Ianelli</w:t>
      </w:r>
      <w:proofErr w:type="spellEnd"/>
      <w:r>
        <w:t>, J.N., and Thorson, J.T. 2023. The estimated impact of changes to otolith field-sampling and ageing effort on stock assessment inputs, outputs, and catch advice. Canadian Journal of Fisheries and Aquatic Sciences 80(1): 115–131.</w:t>
      </w:r>
    </w:p>
    <w:p w14:paraId="1C358D2C" w14:textId="77777777" w:rsidR="00BE40A5" w:rsidRDefault="00BE40A5" w:rsidP="00BE40A5">
      <w:pPr>
        <w:pStyle w:val="Bibliography"/>
        <w:spacing w:line="480" w:lineRule="auto"/>
        <w:ind w:left="720" w:hanging="720"/>
      </w:pPr>
      <w:bookmarkStart w:id="155" w:name="ref-Spencer2022"/>
      <w:bookmarkEnd w:id="154"/>
      <w:r>
        <w:t xml:space="preserve">Spencer, P.D., and </w:t>
      </w:r>
      <w:proofErr w:type="spellStart"/>
      <w:r>
        <w:t>Ianelli</w:t>
      </w:r>
      <w:proofErr w:type="spellEnd"/>
      <w:r>
        <w:t xml:space="preserve">, J.I. 2022. Assessment of the Pacific </w:t>
      </w:r>
      <w:proofErr w:type="gramStart"/>
      <w:r>
        <w:t>ocean</w:t>
      </w:r>
      <w:proofErr w:type="gramEnd"/>
      <w:r>
        <w:t xml:space="preserve"> perch stock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4D7597F1" w14:textId="77777777" w:rsidR="00BE40A5" w:rsidRDefault="00BE40A5" w:rsidP="00BE40A5">
      <w:pPr>
        <w:pStyle w:val="Bibliography"/>
        <w:spacing w:line="480" w:lineRule="auto"/>
        <w:ind w:left="720" w:hanging="720"/>
      </w:pPr>
      <w:bookmarkStart w:id="156" w:name="ref-Spencer2020b"/>
      <w:bookmarkEnd w:id="155"/>
      <w:r>
        <w:t xml:space="preserve">Spencer, P.D., </w:t>
      </w:r>
      <w:proofErr w:type="spellStart"/>
      <w:r>
        <w:t>Ianelli</w:t>
      </w:r>
      <w:proofErr w:type="spellEnd"/>
      <w:r>
        <w:t xml:space="preserve">, J.I., and </w:t>
      </w:r>
      <w:proofErr w:type="spellStart"/>
      <w:r>
        <w:t>Palsson</w:t>
      </w:r>
      <w:proofErr w:type="spellEnd"/>
      <w:r>
        <w:t xml:space="preserve">, W.A. 2020. Assessment of the </w:t>
      </w:r>
      <w:proofErr w:type="spellStart"/>
      <w:r>
        <w:t>Blackspotted</w:t>
      </w:r>
      <w:proofErr w:type="spellEnd"/>
      <w:r>
        <w:t xml:space="preserve"> and </w:t>
      </w:r>
      <w:proofErr w:type="spellStart"/>
      <w:r>
        <w:t>Rougheye</w:t>
      </w:r>
      <w:proofErr w:type="spellEnd"/>
      <w:r>
        <w:t xml:space="preserve"> Rockfish stock complex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3352D2EA" w14:textId="77777777" w:rsidR="00BE40A5" w:rsidRDefault="00BE40A5" w:rsidP="00BE40A5">
      <w:pPr>
        <w:pStyle w:val="Bibliography"/>
        <w:spacing w:line="480" w:lineRule="auto"/>
        <w:ind w:left="720" w:hanging="720"/>
      </w:pPr>
      <w:bookmarkStart w:id="157" w:name="ref-Stauffer2004"/>
      <w:bookmarkEnd w:id="156"/>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0B723719" w14:textId="77777777" w:rsidR="00BE40A5" w:rsidRDefault="00BE40A5" w:rsidP="00BE40A5">
      <w:pPr>
        <w:pStyle w:val="Bibliography"/>
        <w:spacing w:line="480" w:lineRule="auto"/>
        <w:ind w:left="720" w:hanging="720"/>
      </w:pPr>
      <w:bookmarkStart w:id="158" w:name="ref-Stewart2022"/>
      <w:bookmarkEnd w:id="157"/>
      <w:r>
        <w:lastRenderedPageBreak/>
        <w:t xml:space="preserve">Stewart, I.J., and Allan, H. 2022. Assessment of the Pacific </w:t>
      </w:r>
      <w:proofErr w:type="gramStart"/>
      <w:r>
        <w:t>halibut(</w:t>
      </w:r>
      <w:proofErr w:type="spellStart"/>
      <w:proofErr w:type="gramEnd"/>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14:paraId="37B876A0" w14:textId="77777777" w:rsidR="00BE40A5" w:rsidRDefault="00BE40A5" w:rsidP="00BE40A5">
      <w:pPr>
        <w:pStyle w:val="Bibliography"/>
        <w:spacing w:line="480" w:lineRule="auto"/>
        <w:ind w:left="720" w:hanging="720"/>
      </w:pPr>
      <w:bookmarkStart w:id="159" w:name="ref-Stewart2014"/>
      <w:bookmarkEnd w:id="158"/>
      <w:r>
        <w:t>Stewart, I.J., and Hamel, O.S. 2014. Bootstrapping of sample sizes for length-or age-composition data used in stock assessments. Canadian Journal of Fisheries and Aquatic Sciences 71(4): 581–588.</w:t>
      </w:r>
    </w:p>
    <w:p w14:paraId="3AABA8F9" w14:textId="77777777" w:rsidR="00BE40A5" w:rsidRDefault="00BE40A5" w:rsidP="00BE40A5">
      <w:pPr>
        <w:pStyle w:val="Bibliography"/>
        <w:spacing w:line="480" w:lineRule="auto"/>
        <w:ind w:left="720" w:hanging="720"/>
      </w:pPr>
      <w:bookmarkStart w:id="160" w:name="ref-Stewart2017"/>
      <w:bookmarkEnd w:id="159"/>
      <w:r>
        <w:t xml:space="preserve">Stewart, I.J., and </w:t>
      </w:r>
      <w:proofErr w:type="spellStart"/>
      <w:r>
        <w:t>Monnahan</w:t>
      </w:r>
      <w:proofErr w:type="spellEnd"/>
      <w:r>
        <w:t>, C.C. 2017. Implications of process error in selectivity for approaches to weighting compositional data in fisheries stock assessments. Fisheries Research 192: 126–134.</w:t>
      </w:r>
    </w:p>
    <w:p w14:paraId="667E31EB" w14:textId="77777777" w:rsidR="00BE40A5" w:rsidRDefault="00BE40A5" w:rsidP="00BE40A5">
      <w:pPr>
        <w:pStyle w:val="Bibliography"/>
        <w:spacing w:line="480" w:lineRule="auto"/>
        <w:ind w:left="720" w:hanging="720"/>
      </w:pPr>
      <w:bookmarkStart w:id="161" w:name="ref-Sullivan2021"/>
      <w:bookmarkEnd w:id="160"/>
      <w:r>
        <w:t xml:space="preserve">Sullivan, Jane Y, </w:t>
      </w:r>
      <w:proofErr w:type="spellStart"/>
      <w:r>
        <w:t>Shotwell</w:t>
      </w:r>
      <w:proofErr w:type="spellEnd"/>
      <w:r>
        <w:t xml:space="preserve">, S.K., </w:t>
      </w:r>
      <w:proofErr w:type="spellStart"/>
      <w:r>
        <w:t>Hanselman</w:t>
      </w:r>
      <w:proofErr w:type="spellEnd"/>
      <w:r>
        <w:t xml:space="preserve">, D.H., </w:t>
      </w:r>
      <w:proofErr w:type="spellStart"/>
      <w:r>
        <w:t>Hulson</w:t>
      </w:r>
      <w:proofErr w:type="spellEnd"/>
      <w:r>
        <w:t xml:space="preserve">, P.-J.F., Williams, B.C., </w:t>
      </w:r>
      <w:proofErr w:type="spellStart"/>
      <w:r>
        <w:t>Yasumiishi</w:t>
      </w:r>
      <w:proofErr w:type="spellEnd"/>
      <w:r>
        <w:t xml:space="preserve">, E.M., and </w:t>
      </w:r>
      <w:proofErr w:type="spellStart"/>
      <w:r>
        <w:t>Ferriss</w:t>
      </w:r>
      <w:proofErr w:type="spellEnd"/>
      <w:r>
        <w:t xml:space="preserve">, B.E. 2021. Assessment of the </w:t>
      </w:r>
      <w:proofErr w:type="spellStart"/>
      <w:r>
        <w:t>Rougheye</w:t>
      </w:r>
      <w:proofErr w:type="spellEnd"/>
      <w:r>
        <w:t xml:space="preserve"> and </w:t>
      </w:r>
      <w:proofErr w:type="spellStart"/>
      <w:r>
        <w:t>Blackspotted</w:t>
      </w:r>
      <w:proofErr w:type="spellEnd"/>
      <w:r>
        <w:t xml:space="preserve"> Rockfish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124DFFEE" w14:textId="77777777" w:rsidR="00BE40A5" w:rsidRDefault="00BE40A5" w:rsidP="00BE40A5">
      <w:pPr>
        <w:pStyle w:val="Bibliography"/>
        <w:spacing w:line="480" w:lineRule="auto"/>
        <w:ind w:left="720" w:hanging="720"/>
      </w:pPr>
      <w:bookmarkStart w:id="162" w:name="ref-Thompson2021"/>
      <w:bookmarkEnd w:id="161"/>
      <w:r>
        <w:t xml:space="preserve">Thompson, G.G., </w:t>
      </w:r>
      <w:proofErr w:type="spellStart"/>
      <w:r>
        <w:t>Barbeaux</w:t>
      </w:r>
      <w:proofErr w:type="spellEnd"/>
      <w:r>
        <w:t xml:space="preserve">, S., Connor, J., </w:t>
      </w:r>
      <w:proofErr w:type="spellStart"/>
      <w:r>
        <w:t>Fissel</w:t>
      </w:r>
      <w:proofErr w:type="spellEnd"/>
      <w:r>
        <w:t xml:space="preserve">, B., Hurst, T., Laurel, B., O’Leary, C.A., Rogers, L., </w:t>
      </w:r>
      <w:proofErr w:type="spellStart"/>
      <w:r>
        <w:t>Shotwell</w:t>
      </w:r>
      <w:proofErr w:type="spellEnd"/>
      <w:r>
        <w:t xml:space="preserve">,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55601517" w14:textId="77777777" w:rsidR="00BE40A5" w:rsidRDefault="00BE40A5" w:rsidP="00BE40A5">
      <w:pPr>
        <w:pStyle w:val="Bibliography"/>
        <w:spacing w:line="480" w:lineRule="auto"/>
        <w:ind w:left="720" w:hanging="720"/>
      </w:pPr>
      <w:bookmarkStart w:id="163" w:name="ref-Thorson2019"/>
      <w:bookmarkEnd w:id="162"/>
      <w:r>
        <w:lastRenderedPageBreak/>
        <w:t xml:space="preserve">Thorson, J.T., and </w:t>
      </w:r>
      <w:proofErr w:type="spellStart"/>
      <w:r>
        <w:t>Haltuch</w:t>
      </w:r>
      <w:proofErr w:type="spellEnd"/>
      <w:r>
        <w:t>, M.A. 2019. Spatiotemporal analysis of compositional data: Increased precision and improved workflow using model-based inputs to stock assessment. Canadian Journal of Fisheries and Aquatic Sciences 76(3): 401–414.</w:t>
      </w:r>
    </w:p>
    <w:p w14:paraId="62160612" w14:textId="77777777" w:rsidR="00BE40A5" w:rsidRDefault="00BE40A5" w:rsidP="00BE40A5">
      <w:pPr>
        <w:pStyle w:val="Bibliography"/>
        <w:spacing w:line="480" w:lineRule="auto"/>
        <w:ind w:left="720" w:hanging="720"/>
      </w:pPr>
      <w:bookmarkStart w:id="164" w:name="ref-vonSzalay2018"/>
      <w:bookmarkEnd w:id="163"/>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01F3BDE7" w14:textId="77777777" w:rsidR="00BE40A5" w:rsidRDefault="00BE40A5" w:rsidP="00BE40A5">
      <w:pPr>
        <w:pStyle w:val="Bibliography"/>
        <w:spacing w:line="480" w:lineRule="auto"/>
        <w:ind w:left="720" w:hanging="720"/>
      </w:pPr>
      <w:bookmarkStart w:id="165" w:name="ref-vonSzalay2017"/>
      <w:bookmarkEnd w:id="164"/>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7EC906D4" w14:textId="77777777" w:rsidR="00BE40A5" w:rsidRDefault="00BE40A5" w:rsidP="00BE40A5">
      <w:pPr>
        <w:pStyle w:val="Bibliography"/>
        <w:spacing w:line="480" w:lineRule="auto"/>
        <w:ind w:left="720" w:hanging="720"/>
      </w:pPr>
      <w:bookmarkStart w:id="166" w:name="ref-Williams2022"/>
      <w:bookmarkEnd w:id="165"/>
      <w:r>
        <w:t xml:space="preserve">Williams, B.C., </w:t>
      </w:r>
      <w:proofErr w:type="spellStart"/>
      <w:r>
        <w:t>Hulson</w:t>
      </w:r>
      <w:proofErr w:type="spellEnd"/>
      <w:r>
        <w:t xml:space="preserve">, P.-J.F., Lunsford, C.R., and </w:t>
      </w:r>
      <w:proofErr w:type="spellStart"/>
      <w:r>
        <w:t>Ferriss</w:t>
      </w:r>
      <w:proofErr w:type="spellEnd"/>
      <w:r>
        <w:t xml:space="preserve">, B. 2022. Assessment of the Northern rockfish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0117F0E7" w14:textId="77777777" w:rsidR="00BE40A5" w:rsidRDefault="00BE40A5" w:rsidP="00BE40A5">
      <w:pPr>
        <w:pStyle w:val="Bibliography"/>
        <w:spacing w:line="480" w:lineRule="auto"/>
        <w:ind w:left="720" w:hanging="720"/>
      </w:pPr>
      <w:bookmarkStart w:id="167" w:name="ref-Xu2020"/>
      <w:bookmarkEnd w:id="166"/>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bookmarkEnd w:id="136"/>
    <w:bookmarkEnd w:id="167"/>
    <w:p w14:paraId="0E81781B" w14:textId="77777777" w:rsidR="001E1179" w:rsidRDefault="002A2129">
      <w:r>
        <w:br w:type="page"/>
      </w:r>
    </w:p>
    <w:p w14:paraId="17E96167" w14:textId="77777777" w:rsidR="001E1179" w:rsidRDefault="002A2129" w:rsidP="00982EA9">
      <w:pPr>
        <w:spacing w:before="0" w:line="480" w:lineRule="auto"/>
        <w:ind w:left="1080" w:hanging="1080"/>
      </w:pPr>
      <w:bookmarkStart w:id="168" w:name="tables"/>
      <w:bookmarkEnd w:id="134"/>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14:paraId="6F4A773B"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14:paraId="179B000C" w14:textId="77777777" w:rsidTr="002A2129">
        <w:trPr>
          <w:tblHeader/>
        </w:trPr>
        <w:tc>
          <w:tcPr>
            <w:tcW w:w="0" w:type="auto"/>
            <w:tcBorders>
              <w:bottom w:val="single" w:sz="4" w:space="0" w:color="auto"/>
            </w:tcBorders>
          </w:tcPr>
          <w:p w14:paraId="16CD0D95" w14:textId="77777777" w:rsidR="001E1179" w:rsidRDefault="002A2129">
            <w:pPr>
              <w:pStyle w:val="Compact"/>
            </w:pPr>
            <w:r>
              <w:t>Stock</w:t>
            </w:r>
          </w:p>
        </w:tc>
        <w:tc>
          <w:tcPr>
            <w:tcW w:w="0" w:type="auto"/>
            <w:tcBorders>
              <w:bottom w:val="single" w:sz="4" w:space="0" w:color="auto"/>
            </w:tcBorders>
          </w:tcPr>
          <w:p w14:paraId="538EC1A7" w14:textId="77777777" w:rsidR="001E1179" w:rsidRDefault="002A2129">
            <w:pPr>
              <w:pStyle w:val="Compact"/>
            </w:pPr>
            <w:r>
              <w:t>Scientific name</w:t>
            </w:r>
          </w:p>
        </w:tc>
        <w:tc>
          <w:tcPr>
            <w:tcW w:w="0" w:type="auto"/>
            <w:tcBorders>
              <w:bottom w:val="single" w:sz="4" w:space="0" w:color="auto"/>
            </w:tcBorders>
          </w:tcPr>
          <w:p w14:paraId="26A80A2C" w14:textId="77777777" w:rsidR="001E1179" w:rsidRDefault="002A2129">
            <w:pPr>
              <w:pStyle w:val="Compact"/>
              <w:jc w:val="center"/>
            </w:pPr>
            <w:r>
              <w:t>Survey evaluated</w:t>
            </w:r>
          </w:p>
        </w:tc>
      </w:tr>
      <w:tr w:rsidR="001E1179" w14:paraId="20EB498C" w14:textId="77777777" w:rsidTr="002A2129">
        <w:tc>
          <w:tcPr>
            <w:tcW w:w="0" w:type="auto"/>
            <w:tcBorders>
              <w:top w:val="single" w:sz="4" w:space="0" w:color="auto"/>
            </w:tcBorders>
          </w:tcPr>
          <w:p w14:paraId="305D7978" w14:textId="77777777" w:rsidR="001E1179" w:rsidRDefault="002A2129">
            <w:pPr>
              <w:pStyle w:val="Compact"/>
            </w:pPr>
            <w:r>
              <w:t>Alaska plaice</w:t>
            </w:r>
          </w:p>
        </w:tc>
        <w:tc>
          <w:tcPr>
            <w:tcW w:w="0" w:type="auto"/>
            <w:tcBorders>
              <w:top w:val="single" w:sz="4" w:space="0" w:color="auto"/>
            </w:tcBorders>
          </w:tcPr>
          <w:p w14:paraId="0D09B169" w14:textId="77777777" w:rsidR="001E1179" w:rsidRPr="002A2129" w:rsidRDefault="002A2129">
            <w:pPr>
              <w:pStyle w:val="Compact"/>
              <w:rPr>
                <w:i/>
              </w:rPr>
            </w:pPr>
            <w:r w:rsidRPr="002A2129">
              <w:rPr>
                <w:i/>
              </w:rPr>
              <w:t>Pleuronectes quadrituberculatus</w:t>
            </w:r>
          </w:p>
        </w:tc>
        <w:tc>
          <w:tcPr>
            <w:tcW w:w="0" w:type="auto"/>
            <w:tcBorders>
              <w:top w:val="single" w:sz="4" w:space="0" w:color="auto"/>
            </w:tcBorders>
          </w:tcPr>
          <w:p w14:paraId="47E7C131" w14:textId="77777777" w:rsidR="001E1179" w:rsidRDefault="002A2129">
            <w:pPr>
              <w:pStyle w:val="Compact"/>
              <w:jc w:val="center"/>
            </w:pPr>
            <w:r>
              <w:t>EBS shelf</w:t>
            </w:r>
          </w:p>
        </w:tc>
      </w:tr>
      <w:tr w:rsidR="001E1179" w14:paraId="70DD2971" w14:textId="77777777">
        <w:tc>
          <w:tcPr>
            <w:tcW w:w="0" w:type="auto"/>
          </w:tcPr>
          <w:p w14:paraId="7D71440A" w14:textId="77777777" w:rsidR="001E1179" w:rsidRDefault="002A2129">
            <w:pPr>
              <w:pStyle w:val="Compact"/>
            </w:pPr>
            <w:r>
              <w:t>arrowtooth flounder</w:t>
            </w:r>
          </w:p>
        </w:tc>
        <w:tc>
          <w:tcPr>
            <w:tcW w:w="0" w:type="auto"/>
          </w:tcPr>
          <w:p w14:paraId="7D4C3F12" w14:textId="77777777" w:rsidR="001E1179" w:rsidRPr="002A2129" w:rsidRDefault="002A2129">
            <w:pPr>
              <w:pStyle w:val="Compact"/>
              <w:rPr>
                <w:i/>
              </w:rPr>
            </w:pPr>
            <w:r w:rsidRPr="002A2129">
              <w:rPr>
                <w:i/>
              </w:rPr>
              <w:t>Atheresthes stomias</w:t>
            </w:r>
          </w:p>
        </w:tc>
        <w:tc>
          <w:tcPr>
            <w:tcW w:w="0" w:type="auto"/>
          </w:tcPr>
          <w:p w14:paraId="711C9716" w14:textId="77777777" w:rsidR="001E1179" w:rsidRDefault="002A2129">
            <w:pPr>
              <w:pStyle w:val="Compact"/>
              <w:jc w:val="center"/>
            </w:pPr>
            <w:r>
              <w:t>AI, EBS shelf, EBS slope, GOA</w:t>
            </w:r>
          </w:p>
        </w:tc>
      </w:tr>
      <w:tr w:rsidR="001E1179" w14:paraId="2755438E" w14:textId="77777777">
        <w:tc>
          <w:tcPr>
            <w:tcW w:w="0" w:type="auto"/>
          </w:tcPr>
          <w:p w14:paraId="6F8BB707" w14:textId="77777777" w:rsidR="001E1179" w:rsidRDefault="002A2129">
            <w:pPr>
              <w:pStyle w:val="Compact"/>
            </w:pPr>
            <w:r>
              <w:t>Atka mackerel</w:t>
            </w:r>
          </w:p>
        </w:tc>
        <w:tc>
          <w:tcPr>
            <w:tcW w:w="0" w:type="auto"/>
          </w:tcPr>
          <w:p w14:paraId="5DF985CC" w14:textId="77777777" w:rsidR="001E1179" w:rsidRPr="002A2129" w:rsidRDefault="002A2129">
            <w:pPr>
              <w:pStyle w:val="Compact"/>
              <w:rPr>
                <w:i/>
              </w:rPr>
            </w:pPr>
            <w:r w:rsidRPr="002A2129">
              <w:rPr>
                <w:i/>
              </w:rPr>
              <w:t>Pleurogrammus monopterygius</w:t>
            </w:r>
          </w:p>
        </w:tc>
        <w:tc>
          <w:tcPr>
            <w:tcW w:w="0" w:type="auto"/>
          </w:tcPr>
          <w:p w14:paraId="488EBF7F" w14:textId="77777777" w:rsidR="001E1179" w:rsidRDefault="002A2129">
            <w:pPr>
              <w:pStyle w:val="Compact"/>
              <w:jc w:val="center"/>
            </w:pPr>
            <w:r>
              <w:t>AI</w:t>
            </w:r>
          </w:p>
        </w:tc>
      </w:tr>
      <w:tr w:rsidR="001E1179" w14:paraId="1A0238CB" w14:textId="77777777">
        <w:tc>
          <w:tcPr>
            <w:tcW w:w="0" w:type="auto"/>
          </w:tcPr>
          <w:p w14:paraId="0D0D5EF4" w14:textId="77777777" w:rsidR="001E1179" w:rsidRDefault="002A2129">
            <w:pPr>
              <w:pStyle w:val="Compact"/>
            </w:pPr>
            <w:r>
              <w:t>Dover sole</w:t>
            </w:r>
          </w:p>
        </w:tc>
        <w:tc>
          <w:tcPr>
            <w:tcW w:w="0" w:type="auto"/>
          </w:tcPr>
          <w:p w14:paraId="55006B3D" w14:textId="77777777" w:rsidR="001E1179" w:rsidRPr="002A2129" w:rsidRDefault="002A2129">
            <w:pPr>
              <w:pStyle w:val="Compact"/>
              <w:rPr>
                <w:i/>
              </w:rPr>
            </w:pPr>
            <w:r w:rsidRPr="002A2129">
              <w:rPr>
                <w:i/>
              </w:rPr>
              <w:t>Microstomus pacificus</w:t>
            </w:r>
          </w:p>
        </w:tc>
        <w:tc>
          <w:tcPr>
            <w:tcW w:w="0" w:type="auto"/>
          </w:tcPr>
          <w:p w14:paraId="0C1EF0A2" w14:textId="77777777" w:rsidR="001E1179" w:rsidRDefault="002A2129">
            <w:pPr>
              <w:pStyle w:val="Compact"/>
              <w:jc w:val="center"/>
            </w:pPr>
            <w:r>
              <w:t>GOA</w:t>
            </w:r>
          </w:p>
        </w:tc>
      </w:tr>
      <w:tr w:rsidR="001E1179" w14:paraId="0EE3077F" w14:textId="77777777">
        <w:tc>
          <w:tcPr>
            <w:tcW w:w="0" w:type="auto"/>
          </w:tcPr>
          <w:p w14:paraId="6249713A" w14:textId="77777777" w:rsidR="001E1179" w:rsidRDefault="002A2129">
            <w:pPr>
              <w:pStyle w:val="Compact"/>
            </w:pPr>
            <w:r>
              <w:t>Dusky rockfish</w:t>
            </w:r>
          </w:p>
        </w:tc>
        <w:tc>
          <w:tcPr>
            <w:tcW w:w="0" w:type="auto"/>
          </w:tcPr>
          <w:p w14:paraId="3689A1BA" w14:textId="77777777" w:rsidR="001E1179" w:rsidRPr="002A2129" w:rsidRDefault="002A2129">
            <w:pPr>
              <w:pStyle w:val="Compact"/>
              <w:rPr>
                <w:i/>
              </w:rPr>
            </w:pPr>
            <w:r w:rsidRPr="002A2129">
              <w:rPr>
                <w:i/>
              </w:rPr>
              <w:t>Sebastes ciliatus</w:t>
            </w:r>
          </w:p>
        </w:tc>
        <w:tc>
          <w:tcPr>
            <w:tcW w:w="0" w:type="auto"/>
          </w:tcPr>
          <w:p w14:paraId="590E2660" w14:textId="77777777" w:rsidR="001E1179" w:rsidRDefault="002A2129">
            <w:pPr>
              <w:pStyle w:val="Compact"/>
              <w:jc w:val="center"/>
            </w:pPr>
            <w:r>
              <w:t>GOA</w:t>
            </w:r>
          </w:p>
        </w:tc>
      </w:tr>
      <w:tr w:rsidR="001E1179" w14:paraId="5E5B823B" w14:textId="77777777">
        <w:tc>
          <w:tcPr>
            <w:tcW w:w="0" w:type="auto"/>
          </w:tcPr>
          <w:p w14:paraId="36A345B7" w14:textId="77777777" w:rsidR="001E1179" w:rsidRDefault="002A2129">
            <w:pPr>
              <w:pStyle w:val="Compact"/>
            </w:pPr>
            <w:r>
              <w:t>flathead sole</w:t>
            </w:r>
          </w:p>
        </w:tc>
        <w:tc>
          <w:tcPr>
            <w:tcW w:w="0" w:type="auto"/>
          </w:tcPr>
          <w:p w14:paraId="30B64843" w14:textId="77777777" w:rsidR="001E1179" w:rsidRPr="002A2129" w:rsidRDefault="002A2129">
            <w:pPr>
              <w:pStyle w:val="Compact"/>
              <w:rPr>
                <w:i/>
              </w:rPr>
            </w:pPr>
            <w:r w:rsidRPr="002A2129">
              <w:rPr>
                <w:i/>
              </w:rPr>
              <w:t>Hippoglossoides elassodon</w:t>
            </w:r>
          </w:p>
        </w:tc>
        <w:tc>
          <w:tcPr>
            <w:tcW w:w="0" w:type="auto"/>
          </w:tcPr>
          <w:p w14:paraId="5BFEF074" w14:textId="77777777" w:rsidR="001E1179" w:rsidRDefault="002A2129">
            <w:pPr>
              <w:pStyle w:val="Compact"/>
              <w:jc w:val="center"/>
            </w:pPr>
            <w:r>
              <w:t>EBS shelf, GOA</w:t>
            </w:r>
          </w:p>
        </w:tc>
      </w:tr>
      <w:tr w:rsidR="001E1179" w14:paraId="26E90FF3" w14:textId="77777777">
        <w:tc>
          <w:tcPr>
            <w:tcW w:w="0" w:type="auto"/>
          </w:tcPr>
          <w:p w14:paraId="77A00771" w14:textId="77777777" w:rsidR="001E1179" w:rsidRDefault="002A2129">
            <w:pPr>
              <w:pStyle w:val="Compact"/>
            </w:pPr>
            <w:r>
              <w:t>Greenland turbot</w:t>
            </w:r>
          </w:p>
        </w:tc>
        <w:tc>
          <w:tcPr>
            <w:tcW w:w="0" w:type="auto"/>
          </w:tcPr>
          <w:p w14:paraId="514A7D79" w14:textId="77777777" w:rsidR="001E1179" w:rsidRPr="002A2129" w:rsidRDefault="002A2129">
            <w:pPr>
              <w:pStyle w:val="Compact"/>
              <w:rPr>
                <w:i/>
              </w:rPr>
            </w:pPr>
            <w:r w:rsidRPr="002A2129">
              <w:rPr>
                <w:i/>
              </w:rPr>
              <w:t>Reinhardtius hippoglossoides</w:t>
            </w:r>
          </w:p>
        </w:tc>
        <w:tc>
          <w:tcPr>
            <w:tcW w:w="0" w:type="auto"/>
          </w:tcPr>
          <w:p w14:paraId="31BC7BE0" w14:textId="77777777" w:rsidR="001E1179" w:rsidRDefault="002A2129">
            <w:pPr>
              <w:pStyle w:val="Compact"/>
              <w:jc w:val="center"/>
            </w:pPr>
            <w:r>
              <w:t>EBS shelf, EBS slope</w:t>
            </w:r>
          </w:p>
        </w:tc>
      </w:tr>
      <w:tr w:rsidR="001E1179" w14:paraId="2C7B950D" w14:textId="77777777">
        <w:tc>
          <w:tcPr>
            <w:tcW w:w="0" w:type="auto"/>
          </w:tcPr>
          <w:p w14:paraId="5615B35E" w14:textId="77777777" w:rsidR="001E1179" w:rsidRDefault="002A2129">
            <w:pPr>
              <w:pStyle w:val="Compact"/>
            </w:pPr>
            <w:r>
              <w:t>Kamchatka flounder</w:t>
            </w:r>
          </w:p>
        </w:tc>
        <w:tc>
          <w:tcPr>
            <w:tcW w:w="0" w:type="auto"/>
          </w:tcPr>
          <w:p w14:paraId="198F120A" w14:textId="77777777" w:rsidR="001E1179" w:rsidRPr="002A2129" w:rsidRDefault="002A2129">
            <w:pPr>
              <w:pStyle w:val="Compact"/>
              <w:rPr>
                <w:i/>
              </w:rPr>
            </w:pPr>
            <w:r w:rsidRPr="002A2129">
              <w:rPr>
                <w:i/>
              </w:rPr>
              <w:t>Atheresthes evermanni</w:t>
            </w:r>
          </w:p>
        </w:tc>
        <w:tc>
          <w:tcPr>
            <w:tcW w:w="0" w:type="auto"/>
          </w:tcPr>
          <w:p w14:paraId="20B3CAE6" w14:textId="77777777" w:rsidR="001E1179" w:rsidRDefault="002A2129">
            <w:pPr>
              <w:pStyle w:val="Compact"/>
              <w:jc w:val="center"/>
            </w:pPr>
            <w:r>
              <w:t>AI, EBS shelf, EBS slope</w:t>
            </w:r>
          </w:p>
        </w:tc>
      </w:tr>
      <w:tr w:rsidR="001E1179" w14:paraId="512AAEC9" w14:textId="77777777">
        <w:tc>
          <w:tcPr>
            <w:tcW w:w="0" w:type="auto"/>
          </w:tcPr>
          <w:p w14:paraId="1C11CFBE" w14:textId="77777777" w:rsidR="001E1179" w:rsidRDefault="002A2129">
            <w:pPr>
              <w:pStyle w:val="Compact"/>
            </w:pPr>
            <w:r>
              <w:t>northern rock sole</w:t>
            </w:r>
          </w:p>
        </w:tc>
        <w:tc>
          <w:tcPr>
            <w:tcW w:w="0" w:type="auto"/>
          </w:tcPr>
          <w:p w14:paraId="725B7274" w14:textId="77777777" w:rsidR="001E1179" w:rsidRPr="002A2129" w:rsidRDefault="002A2129">
            <w:pPr>
              <w:pStyle w:val="Compact"/>
              <w:rPr>
                <w:i/>
              </w:rPr>
            </w:pPr>
            <w:r w:rsidRPr="002A2129">
              <w:rPr>
                <w:i/>
              </w:rPr>
              <w:t>Lepidopsetta polyxystra</w:t>
            </w:r>
          </w:p>
        </w:tc>
        <w:tc>
          <w:tcPr>
            <w:tcW w:w="0" w:type="auto"/>
          </w:tcPr>
          <w:p w14:paraId="3942C274" w14:textId="77777777" w:rsidR="001E1179" w:rsidRDefault="002A2129">
            <w:pPr>
              <w:pStyle w:val="Compact"/>
              <w:jc w:val="center"/>
            </w:pPr>
            <w:r>
              <w:t>EBS shelf, GOA</w:t>
            </w:r>
          </w:p>
        </w:tc>
      </w:tr>
      <w:tr w:rsidR="001E1179" w14:paraId="5BFCFA23" w14:textId="77777777">
        <w:tc>
          <w:tcPr>
            <w:tcW w:w="0" w:type="auto"/>
          </w:tcPr>
          <w:p w14:paraId="6D803C45" w14:textId="77777777" w:rsidR="001E1179" w:rsidRDefault="002A2129">
            <w:pPr>
              <w:pStyle w:val="Compact"/>
            </w:pPr>
            <w:r>
              <w:t>northern rockfish</w:t>
            </w:r>
          </w:p>
        </w:tc>
        <w:tc>
          <w:tcPr>
            <w:tcW w:w="0" w:type="auto"/>
          </w:tcPr>
          <w:p w14:paraId="6B950871" w14:textId="77777777" w:rsidR="001E1179" w:rsidRPr="002A2129" w:rsidRDefault="002A2129">
            <w:pPr>
              <w:pStyle w:val="Compact"/>
              <w:rPr>
                <w:i/>
              </w:rPr>
            </w:pPr>
            <w:r w:rsidRPr="002A2129">
              <w:rPr>
                <w:i/>
              </w:rPr>
              <w:t>Sebastes polyspinis</w:t>
            </w:r>
          </w:p>
        </w:tc>
        <w:tc>
          <w:tcPr>
            <w:tcW w:w="0" w:type="auto"/>
          </w:tcPr>
          <w:p w14:paraId="4F71CE1C" w14:textId="77777777" w:rsidR="001E1179" w:rsidRDefault="002A2129">
            <w:pPr>
              <w:pStyle w:val="Compact"/>
              <w:jc w:val="center"/>
            </w:pPr>
            <w:r>
              <w:t>AI, GOA</w:t>
            </w:r>
          </w:p>
        </w:tc>
      </w:tr>
      <w:tr w:rsidR="001E1179" w14:paraId="58E6ECF6" w14:textId="77777777">
        <w:tc>
          <w:tcPr>
            <w:tcW w:w="0" w:type="auto"/>
          </w:tcPr>
          <w:p w14:paraId="1314F51F" w14:textId="77777777" w:rsidR="001E1179" w:rsidRDefault="002A2129">
            <w:pPr>
              <w:pStyle w:val="Compact"/>
            </w:pPr>
            <w:r>
              <w:t>Pacific cod</w:t>
            </w:r>
          </w:p>
        </w:tc>
        <w:tc>
          <w:tcPr>
            <w:tcW w:w="0" w:type="auto"/>
          </w:tcPr>
          <w:p w14:paraId="260C6906" w14:textId="77777777" w:rsidR="001E1179" w:rsidRPr="002A2129" w:rsidRDefault="002A2129">
            <w:pPr>
              <w:pStyle w:val="Compact"/>
              <w:rPr>
                <w:i/>
              </w:rPr>
            </w:pPr>
            <w:r w:rsidRPr="002A2129">
              <w:rPr>
                <w:i/>
              </w:rPr>
              <w:t>Gadus macrocephalus</w:t>
            </w:r>
          </w:p>
        </w:tc>
        <w:tc>
          <w:tcPr>
            <w:tcW w:w="0" w:type="auto"/>
          </w:tcPr>
          <w:p w14:paraId="4525DEF3" w14:textId="77777777" w:rsidR="001E1179" w:rsidRDefault="002A2129">
            <w:pPr>
              <w:pStyle w:val="Compact"/>
              <w:jc w:val="center"/>
            </w:pPr>
            <w:r>
              <w:t>AI, EBS shelf, GOA</w:t>
            </w:r>
          </w:p>
        </w:tc>
      </w:tr>
      <w:tr w:rsidR="001E1179" w14:paraId="3BAB7B36" w14:textId="77777777">
        <w:tc>
          <w:tcPr>
            <w:tcW w:w="0" w:type="auto"/>
          </w:tcPr>
          <w:p w14:paraId="2E1D8DA8" w14:textId="77777777" w:rsidR="001E1179" w:rsidRDefault="002A2129">
            <w:pPr>
              <w:pStyle w:val="Compact"/>
            </w:pPr>
            <w:r>
              <w:t>Pacific ocean perch</w:t>
            </w:r>
          </w:p>
        </w:tc>
        <w:tc>
          <w:tcPr>
            <w:tcW w:w="0" w:type="auto"/>
          </w:tcPr>
          <w:p w14:paraId="3ED03C46" w14:textId="77777777" w:rsidR="001E1179" w:rsidRPr="002A2129" w:rsidRDefault="002A2129">
            <w:pPr>
              <w:pStyle w:val="Compact"/>
              <w:rPr>
                <w:i/>
              </w:rPr>
            </w:pPr>
            <w:r w:rsidRPr="002A2129">
              <w:rPr>
                <w:i/>
              </w:rPr>
              <w:t>Sebastes alutus</w:t>
            </w:r>
          </w:p>
        </w:tc>
        <w:tc>
          <w:tcPr>
            <w:tcW w:w="0" w:type="auto"/>
          </w:tcPr>
          <w:p w14:paraId="55A525E4" w14:textId="77777777" w:rsidR="001E1179" w:rsidRDefault="002A2129">
            <w:pPr>
              <w:pStyle w:val="Compact"/>
              <w:jc w:val="center"/>
            </w:pPr>
            <w:r>
              <w:t>AI, EBS slope, GOA</w:t>
            </w:r>
          </w:p>
        </w:tc>
      </w:tr>
      <w:tr w:rsidR="001E1179" w14:paraId="51056D9C" w14:textId="77777777">
        <w:tc>
          <w:tcPr>
            <w:tcW w:w="0" w:type="auto"/>
          </w:tcPr>
          <w:p w14:paraId="3CA2A939" w14:textId="77777777" w:rsidR="001E1179" w:rsidRDefault="002A2129">
            <w:pPr>
              <w:pStyle w:val="Compact"/>
            </w:pPr>
            <w:r>
              <w:t>REBS rockfish complex</w:t>
            </w:r>
          </w:p>
        </w:tc>
        <w:tc>
          <w:tcPr>
            <w:tcW w:w="0" w:type="auto"/>
          </w:tcPr>
          <w:p w14:paraId="4742CB0B" w14:textId="77777777" w:rsidR="001E1179" w:rsidRPr="002A2129" w:rsidRDefault="002A2129">
            <w:pPr>
              <w:pStyle w:val="Compact"/>
              <w:rPr>
                <w:i/>
              </w:rPr>
            </w:pPr>
            <w:r w:rsidRPr="002A2129">
              <w:rPr>
                <w:i/>
              </w:rPr>
              <w:t>Sebastes aleutianus</w:t>
            </w:r>
          </w:p>
        </w:tc>
        <w:tc>
          <w:tcPr>
            <w:tcW w:w="0" w:type="auto"/>
          </w:tcPr>
          <w:p w14:paraId="68744EF1" w14:textId="77777777" w:rsidR="001E1179" w:rsidRDefault="002A2129">
            <w:pPr>
              <w:pStyle w:val="Compact"/>
              <w:jc w:val="center"/>
            </w:pPr>
            <w:r>
              <w:t>AI, GOA</w:t>
            </w:r>
          </w:p>
        </w:tc>
      </w:tr>
      <w:tr w:rsidR="001E1179" w14:paraId="48757A02" w14:textId="77777777">
        <w:tc>
          <w:tcPr>
            <w:tcW w:w="0" w:type="auto"/>
          </w:tcPr>
          <w:p w14:paraId="584ACF64" w14:textId="77777777" w:rsidR="001E1179" w:rsidRDefault="002A2129">
            <w:pPr>
              <w:pStyle w:val="Compact"/>
            </w:pPr>
            <w:r>
              <w:t>rex sole</w:t>
            </w:r>
          </w:p>
        </w:tc>
        <w:tc>
          <w:tcPr>
            <w:tcW w:w="0" w:type="auto"/>
          </w:tcPr>
          <w:p w14:paraId="49030160" w14:textId="77777777" w:rsidR="001E1179" w:rsidRPr="002A2129" w:rsidRDefault="002A2129">
            <w:pPr>
              <w:pStyle w:val="Compact"/>
              <w:rPr>
                <w:i/>
              </w:rPr>
            </w:pPr>
            <w:r w:rsidRPr="002A2129">
              <w:rPr>
                <w:i/>
              </w:rPr>
              <w:t>Glyptocephalus</w:t>
            </w:r>
          </w:p>
        </w:tc>
        <w:tc>
          <w:tcPr>
            <w:tcW w:w="0" w:type="auto"/>
          </w:tcPr>
          <w:p w14:paraId="135895BF" w14:textId="77777777" w:rsidR="001E1179" w:rsidRDefault="002A2129">
            <w:pPr>
              <w:pStyle w:val="Compact"/>
              <w:jc w:val="center"/>
            </w:pPr>
            <w:r>
              <w:t>GOA</w:t>
            </w:r>
          </w:p>
        </w:tc>
      </w:tr>
      <w:tr w:rsidR="001E1179" w14:paraId="4B7ACD62" w14:textId="77777777">
        <w:tc>
          <w:tcPr>
            <w:tcW w:w="0" w:type="auto"/>
          </w:tcPr>
          <w:p w14:paraId="5DD66C5A" w14:textId="77777777" w:rsidR="001E1179" w:rsidRDefault="002A2129">
            <w:pPr>
              <w:pStyle w:val="Compact"/>
            </w:pPr>
            <w:r>
              <w:t>sablefish</w:t>
            </w:r>
          </w:p>
        </w:tc>
        <w:tc>
          <w:tcPr>
            <w:tcW w:w="0" w:type="auto"/>
          </w:tcPr>
          <w:p w14:paraId="0607996E" w14:textId="77777777" w:rsidR="001E1179" w:rsidRPr="002A2129" w:rsidRDefault="002A2129">
            <w:pPr>
              <w:pStyle w:val="Compact"/>
              <w:rPr>
                <w:i/>
              </w:rPr>
            </w:pPr>
            <w:r w:rsidRPr="002A2129">
              <w:rPr>
                <w:i/>
              </w:rPr>
              <w:t>Anoplopoma fimbria</w:t>
            </w:r>
          </w:p>
        </w:tc>
        <w:tc>
          <w:tcPr>
            <w:tcW w:w="0" w:type="auto"/>
          </w:tcPr>
          <w:p w14:paraId="6C95D78A" w14:textId="77777777" w:rsidR="001E1179" w:rsidRDefault="002A2129">
            <w:pPr>
              <w:pStyle w:val="Compact"/>
              <w:jc w:val="center"/>
            </w:pPr>
            <w:r>
              <w:t>GOA</w:t>
            </w:r>
          </w:p>
        </w:tc>
      </w:tr>
      <w:tr w:rsidR="001E1179" w14:paraId="758E0609" w14:textId="77777777">
        <w:tc>
          <w:tcPr>
            <w:tcW w:w="0" w:type="auto"/>
          </w:tcPr>
          <w:p w14:paraId="4125F301" w14:textId="77777777" w:rsidR="001E1179" w:rsidRDefault="002A2129">
            <w:pPr>
              <w:pStyle w:val="Compact"/>
            </w:pPr>
            <w:r>
              <w:t>southern rock sole</w:t>
            </w:r>
          </w:p>
        </w:tc>
        <w:tc>
          <w:tcPr>
            <w:tcW w:w="0" w:type="auto"/>
          </w:tcPr>
          <w:p w14:paraId="67E8555D" w14:textId="77777777" w:rsidR="001E1179" w:rsidRPr="002A2129" w:rsidRDefault="002A2129">
            <w:pPr>
              <w:pStyle w:val="Compact"/>
              <w:rPr>
                <w:i/>
              </w:rPr>
            </w:pPr>
            <w:r w:rsidRPr="002A2129">
              <w:rPr>
                <w:i/>
              </w:rPr>
              <w:t>Lepidopsetta billineta</w:t>
            </w:r>
          </w:p>
        </w:tc>
        <w:tc>
          <w:tcPr>
            <w:tcW w:w="0" w:type="auto"/>
          </w:tcPr>
          <w:p w14:paraId="571FAF1E" w14:textId="77777777" w:rsidR="001E1179" w:rsidRDefault="002A2129">
            <w:pPr>
              <w:pStyle w:val="Compact"/>
              <w:jc w:val="center"/>
            </w:pPr>
            <w:r>
              <w:t>GOA</w:t>
            </w:r>
          </w:p>
        </w:tc>
      </w:tr>
      <w:tr w:rsidR="001E1179" w14:paraId="45F88368" w14:textId="77777777" w:rsidTr="002A2129">
        <w:tc>
          <w:tcPr>
            <w:tcW w:w="0" w:type="auto"/>
          </w:tcPr>
          <w:p w14:paraId="648A75F0" w14:textId="77777777" w:rsidR="001E1179" w:rsidRDefault="002A2129">
            <w:pPr>
              <w:pStyle w:val="Compact"/>
            </w:pPr>
            <w:r>
              <w:t>walleye pollock</w:t>
            </w:r>
          </w:p>
        </w:tc>
        <w:tc>
          <w:tcPr>
            <w:tcW w:w="0" w:type="auto"/>
          </w:tcPr>
          <w:p w14:paraId="2EDB5CF8" w14:textId="77777777" w:rsidR="001E1179" w:rsidRPr="002A2129" w:rsidRDefault="002A2129">
            <w:pPr>
              <w:pStyle w:val="Compact"/>
              <w:rPr>
                <w:i/>
              </w:rPr>
            </w:pPr>
            <w:r w:rsidRPr="002A2129">
              <w:rPr>
                <w:i/>
              </w:rPr>
              <w:t>Gadus chalcogrammus</w:t>
            </w:r>
          </w:p>
        </w:tc>
        <w:tc>
          <w:tcPr>
            <w:tcW w:w="0" w:type="auto"/>
          </w:tcPr>
          <w:p w14:paraId="308A5556" w14:textId="77777777" w:rsidR="001E1179" w:rsidRDefault="002A2129">
            <w:pPr>
              <w:pStyle w:val="Compact"/>
              <w:jc w:val="center"/>
            </w:pPr>
            <w:r>
              <w:t>AI, EBS shelf, GOA</w:t>
            </w:r>
          </w:p>
        </w:tc>
      </w:tr>
      <w:tr w:rsidR="001E1179" w14:paraId="555C517B" w14:textId="77777777" w:rsidTr="002A2129">
        <w:tc>
          <w:tcPr>
            <w:tcW w:w="0" w:type="auto"/>
            <w:tcBorders>
              <w:bottom w:val="single" w:sz="4" w:space="0" w:color="auto"/>
            </w:tcBorders>
          </w:tcPr>
          <w:p w14:paraId="69D60B57" w14:textId="77777777" w:rsidR="001E1179" w:rsidRDefault="002A2129">
            <w:pPr>
              <w:pStyle w:val="Compact"/>
            </w:pPr>
            <w:r>
              <w:t>yellowfin sole</w:t>
            </w:r>
          </w:p>
        </w:tc>
        <w:tc>
          <w:tcPr>
            <w:tcW w:w="0" w:type="auto"/>
            <w:tcBorders>
              <w:bottom w:val="single" w:sz="4" w:space="0" w:color="auto"/>
            </w:tcBorders>
          </w:tcPr>
          <w:p w14:paraId="537DEB49" w14:textId="77777777" w:rsidR="001E1179" w:rsidRPr="002A2129" w:rsidRDefault="002A2129">
            <w:pPr>
              <w:pStyle w:val="Compact"/>
              <w:rPr>
                <w:i/>
              </w:rPr>
            </w:pPr>
            <w:r w:rsidRPr="002A2129">
              <w:rPr>
                <w:i/>
              </w:rPr>
              <w:t>Limanda aspera</w:t>
            </w:r>
          </w:p>
        </w:tc>
        <w:tc>
          <w:tcPr>
            <w:tcW w:w="0" w:type="auto"/>
            <w:tcBorders>
              <w:bottom w:val="single" w:sz="4" w:space="0" w:color="auto"/>
            </w:tcBorders>
          </w:tcPr>
          <w:p w14:paraId="20B831D4" w14:textId="77777777" w:rsidR="001E1179" w:rsidRDefault="002A2129">
            <w:pPr>
              <w:pStyle w:val="Compact"/>
              <w:jc w:val="center"/>
            </w:pPr>
            <w:r>
              <w:t>EBS shelf</w:t>
            </w:r>
          </w:p>
        </w:tc>
      </w:tr>
    </w:tbl>
    <w:p w14:paraId="51AEAFC1" w14:textId="77777777" w:rsidR="001E1179" w:rsidRDefault="002A2129">
      <w:r>
        <w:br w:type="page"/>
      </w:r>
    </w:p>
    <w:p w14:paraId="35995150"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14:paraId="55D12781"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457"/>
        <w:gridCol w:w="1009"/>
        <w:gridCol w:w="761"/>
        <w:gridCol w:w="851"/>
        <w:gridCol w:w="1054"/>
        <w:gridCol w:w="986"/>
        <w:gridCol w:w="986"/>
        <w:gridCol w:w="1256"/>
      </w:tblGrid>
      <w:tr w:rsidR="002A2129" w14:paraId="0662EC4B" w14:textId="77777777" w:rsidTr="002A2129">
        <w:trPr>
          <w:tblHeader/>
        </w:trPr>
        <w:tc>
          <w:tcPr>
            <w:tcW w:w="0" w:type="auto"/>
            <w:tcBorders>
              <w:bottom w:val="single" w:sz="4" w:space="0" w:color="auto"/>
            </w:tcBorders>
          </w:tcPr>
          <w:p w14:paraId="53E5579A" w14:textId="77777777" w:rsidR="001E1179" w:rsidRDefault="002A2129">
            <w:pPr>
              <w:pStyle w:val="Compact"/>
            </w:pPr>
            <w:r>
              <w:t>Stock</w:t>
            </w:r>
          </w:p>
        </w:tc>
        <w:tc>
          <w:tcPr>
            <w:tcW w:w="0" w:type="auto"/>
            <w:tcBorders>
              <w:bottom w:val="single" w:sz="4" w:space="0" w:color="auto"/>
            </w:tcBorders>
          </w:tcPr>
          <w:p w14:paraId="205EA3B0" w14:textId="77777777" w:rsidR="001E1179" w:rsidRDefault="002A2129">
            <w:pPr>
              <w:pStyle w:val="Compact"/>
            </w:pPr>
            <w:r>
              <w:t>Survey</w:t>
            </w:r>
          </w:p>
        </w:tc>
        <w:tc>
          <w:tcPr>
            <w:tcW w:w="0" w:type="auto"/>
            <w:tcBorders>
              <w:bottom w:val="single" w:sz="4" w:space="0" w:color="auto"/>
            </w:tcBorders>
          </w:tcPr>
          <w:p w14:paraId="69BA4A43" w14:textId="77777777" w:rsidR="001E1179" w:rsidRDefault="002A2129">
            <w:pPr>
              <w:pStyle w:val="Compact"/>
              <w:jc w:val="center"/>
            </w:pPr>
            <w:r>
              <w:t>F (a)</w:t>
            </w:r>
          </w:p>
        </w:tc>
        <w:tc>
          <w:tcPr>
            <w:tcW w:w="0" w:type="auto"/>
            <w:tcBorders>
              <w:bottom w:val="single" w:sz="4" w:space="0" w:color="auto"/>
            </w:tcBorders>
          </w:tcPr>
          <w:p w14:paraId="2ABFD671" w14:textId="77777777" w:rsidR="001E1179" w:rsidRDefault="002A2129">
            <w:pPr>
              <w:pStyle w:val="Compact"/>
              <w:jc w:val="center"/>
            </w:pPr>
            <w:r>
              <w:t>M (a)</w:t>
            </w:r>
          </w:p>
        </w:tc>
        <w:tc>
          <w:tcPr>
            <w:tcW w:w="0" w:type="auto"/>
            <w:tcBorders>
              <w:bottom w:val="single" w:sz="4" w:space="0" w:color="auto"/>
            </w:tcBorders>
          </w:tcPr>
          <w:p w14:paraId="1C926852" w14:textId="77777777" w:rsidR="001E1179" w:rsidRDefault="002A2129">
            <w:pPr>
              <w:pStyle w:val="Compact"/>
              <w:jc w:val="center"/>
            </w:pPr>
            <w:r>
              <w:t>T (a)</w:t>
            </w:r>
          </w:p>
        </w:tc>
        <w:tc>
          <w:tcPr>
            <w:tcW w:w="0" w:type="auto"/>
            <w:tcBorders>
              <w:bottom w:val="single" w:sz="4" w:space="0" w:color="auto"/>
            </w:tcBorders>
          </w:tcPr>
          <w:p w14:paraId="37B8DF44" w14:textId="77777777" w:rsidR="001E1179" w:rsidRDefault="002A2129">
            <w:pPr>
              <w:pStyle w:val="Compact"/>
              <w:jc w:val="center"/>
            </w:pPr>
            <w:r>
              <w:t>F (l)</w:t>
            </w:r>
          </w:p>
        </w:tc>
        <w:tc>
          <w:tcPr>
            <w:tcW w:w="0" w:type="auto"/>
            <w:tcBorders>
              <w:bottom w:val="single" w:sz="4" w:space="0" w:color="auto"/>
            </w:tcBorders>
          </w:tcPr>
          <w:p w14:paraId="4A5A0680" w14:textId="77777777" w:rsidR="001E1179" w:rsidRDefault="002A2129">
            <w:pPr>
              <w:pStyle w:val="Compact"/>
              <w:jc w:val="center"/>
            </w:pPr>
            <w:r>
              <w:t>M (l)</w:t>
            </w:r>
          </w:p>
        </w:tc>
        <w:tc>
          <w:tcPr>
            <w:tcW w:w="0" w:type="auto"/>
            <w:tcBorders>
              <w:bottom w:val="single" w:sz="4" w:space="0" w:color="auto"/>
            </w:tcBorders>
          </w:tcPr>
          <w:p w14:paraId="7AB82B52" w14:textId="77777777" w:rsidR="001E1179" w:rsidRDefault="002A2129">
            <w:pPr>
              <w:pStyle w:val="Compact"/>
              <w:jc w:val="center"/>
            </w:pPr>
            <w:r>
              <w:t>T (l)</w:t>
            </w:r>
          </w:p>
        </w:tc>
      </w:tr>
      <w:tr w:rsidR="002A2129" w14:paraId="184EF36B" w14:textId="77777777" w:rsidTr="002A2129">
        <w:tc>
          <w:tcPr>
            <w:tcW w:w="0" w:type="auto"/>
            <w:tcBorders>
              <w:top w:val="single" w:sz="4" w:space="0" w:color="auto"/>
            </w:tcBorders>
          </w:tcPr>
          <w:p w14:paraId="1C0FA455" w14:textId="77777777" w:rsidR="001E1179" w:rsidRDefault="002A2129">
            <w:pPr>
              <w:pStyle w:val="Compact"/>
            </w:pPr>
            <w:r>
              <w:t>Alaska plaice</w:t>
            </w:r>
          </w:p>
        </w:tc>
        <w:tc>
          <w:tcPr>
            <w:tcW w:w="0" w:type="auto"/>
            <w:tcBorders>
              <w:top w:val="single" w:sz="4" w:space="0" w:color="auto"/>
            </w:tcBorders>
          </w:tcPr>
          <w:p w14:paraId="1F20155E" w14:textId="77777777" w:rsidR="001E1179" w:rsidRDefault="002A2129">
            <w:pPr>
              <w:pStyle w:val="Compact"/>
            </w:pPr>
            <w:r>
              <w:t>Shelf</w:t>
            </w:r>
          </w:p>
        </w:tc>
        <w:tc>
          <w:tcPr>
            <w:tcW w:w="0" w:type="auto"/>
            <w:tcBorders>
              <w:top w:val="single" w:sz="4" w:space="0" w:color="auto"/>
            </w:tcBorders>
          </w:tcPr>
          <w:p w14:paraId="2CE06B60" w14:textId="77777777" w:rsidR="001E1179" w:rsidRDefault="002A2129">
            <w:pPr>
              <w:pStyle w:val="Compact"/>
              <w:jc w:val="center"/>
            </w:pPr>
            <w:r>
              <w:t>250</w:t>
            </w:r>
          </w:p>
        </w:tc>
        <w:tc>
          <w:tcPr>
            <w:tcW w:w="0" w:type="auto"/>
            <w:tcBorders>
              <w:top w:val="single" w:sz="4" w:space="0" w:color="auto"/>
            </w:tcBorders>
          </w:tcPr>
          <w:p w14:paraId="38840C81" w14:textId="77777777" w:rsidR="001E1179" w:rsidRDefault="002A2129">
            <w:pPr>
              <w:pStyle w:val="Compact"/>
              <w:jc w:val="center"/>
            </w:pPr>
            <w:r>
              <w:t>160</w:t>
            </w:r>
          </w:p>
        </w:tc>
        <w:tc>
          <w:tcPr>
            <w:tcW w:w="0" w:type="auto"/>
            <w:tcBorders>
              <w:top w:val="single" w:sz="4" w:space="0" w:color="auto"/>
            </w:tcBorders>
          </w:tcPr>
          <w:p w14:paraId="3CE08768" w14:textId="77777777" w:rsidR="001E1179" w:rsidRDefault="002A2129">
            <w:pPr>
              <w:pStyle w:val="Compact"/>
              <w:jc w:val="center"/>
            </w:pPr>
            <w:r>
              <w:t>410</w:t>
            </w:r>
          </w:p>
        </w:tc>
        <w:tc>
          <w:tcPr>
            <w:tcW w:w="0" w:type="auto"/>
            <w:tcBorders>
              <w:top w:val="single" w:sz="4" w:space="0" w:color="auto"/>
            </w:tcBorders>
          </w:tcPr>
          <w:p w14:paraId="0CB772C2" w14:textId="77777777" w:rsidR="001E1179" w:rsidRDefault="002A2129">
            <w:pPr>
              <w:pStyle w:val="Compact"/>
              <w:jc w:val="center"/>
            </w:pPr>
            <w:r>
              <w:t>5,200</w:t>
            </w:r>
          </w:p>
        </w:tc>
        <w:tc>
          <w:tcPr>
            <w:tcW w:w="0" w:type="auto"/>
            <w:tcBorders>
              <w:top w:val="single" w:sz="4" w:space="0" w:color="auto"/>
            </w:tcBorders>
          </w:tcPr>
          <w:p w14:paraId="74BA2503" w14:textId="77777777" w:rsidR="001E1179" w:rsidRDefault="002A2129">
            <w:pPr>
              <w:pStyle w:val="Compact"/>
              <w:jc w:val="center"/>
            </w:pPr>
            <w:r>
              <w:t>5,100</w:t>
            </w:r>
          </w:p>
        </w:tc>
        <w:tc>
          <w:tcPr>
            <w:tcW w:w="0" w:type="auto"/>
            <w:tcBorders>
              <w:top w:val="single" w:sz="4" w:space="0" w:color="auto"/>
            </w:tcBorders>
          </w:tcPr>
          <w:p w14:paraId="242AC832" w14:textId="77777777" w:rsidR="001E1179" w:rsidRDefault="002A2129">
            <w:pPr>
              <w:pStyle w:val="Compact"/>
              <w:jc w:val="center"/>
            </w:pPr>
            <w:r>
              <w:t>10,800</w:t>
            </w:r>
          </w:p>
        </w:tc>
      </w:tr>
      <w:tr w:rsidR="002A2129" w14:paraId="4575CB94" w14:textId="77777777">
        <w:tc>
          <w:tcPr>
            <w:tcW w:w="0" w:type="auto"/>
          </w:tcPr>
          <w:p w14:paraId="27DD0DC3" w14:textId="77777777" w:rsidR="001E1179" w:rsidRDefault="002A2129">
            <w:pPr>
              <w:pStyle w:val="Compact"/>
            </w:pPr>
            <w:proofErr w:type="spellStart"/>
            <w:r>
              <w:t>arrowtooth</w:t>
            </w:r>
            <w:proofErr w:type="spellEnd"/>
            <w:r>
              <w:t xml:space="preserve"> flounder</w:t>
            </w:r>
          </w:p>
        </w:tc>
        <w:tc>
          <w:tcPr>
            <w:tcW w:w="0" w:type="auto"/>
          </w:tcPr>
          <w:p w14:paraId="6665CD07" w14:textId="77777777" w:rsidR="001E1179" w:rsidRDefault="002A2129">
            <w:pPr>
              <w:pStyle w:val="Compact"/>
            </w:pPr>
            <w:r>
              <w:t>Shelf</w:t>
            </w:r>
          </w:p>
        </w:tc>
        <w:tc>
          <w:tcPr>
            <w:tcW w:w="0" w:type="auto"/>
          </w:tcPr>
          <w:p w14:paraId="6A77618D" w14:textId="77777777" w:rsidR="001E1179" w:rsidRDefault="002A2129">
            <w:pPr>
              <w:pStyle w:val="Compact"/>
              <w:jc w:val="center"/>
            </w:pPr>
            <w:r>
              <w:t>330</w:t>
            </w:r>
          </w:p>
        </w:tc>
        <w:tc>
          <w:tcPr>
            <w:tcW w:w="0" w:type="auto"/>
          </w:tcPr>
          <w:p w14:paraId="00E66087" w14:textId="77777777" w:rsidR="001E1179" w:rsidRDefault="002A2129">
            <w:pPr>
              <w:pStyle w:val="Compact"/>
              <w:jc w:val="center"/>
            </w:pPr>
            <w:r>
              <w:t>140</w:t>
            </w:r>
          </w:p>
        </w:tc>
        <w:tc>
          <w:tcPr>
            <w:tcW w:w="0" w:type="auto"/>
          </w:tcPr>
          <w:p w14:paraId="2111C9A7" w14:textId="77777777" w:rsidR="001E1179" w:rsidRDefault="002A2129">
            <w:pPr>
              <w:pStyle w:val="Compact"/>
              <w:jc w:val="center"/>
            </w:pPr>
            <w:r>
              <w:t>470</w:t>
            </w:r>
          </w:p>
        </w:tc>
        <w:tc>
          <w:tcPr>
            <w:tcW w:w="0" w:type="auto"/>
          </w:tcPr>
          <w:p w14:paraId="4271BE65" w14:textId="77777777" w:rsidR="001E1179" w:rsidRDefault="002A2129">
            <w:pPr>
              <w:pStyle w:val="Compact"/>
              <w:jc w:val="center"/>
            </w:pPr>
            <w:r>
              <w:t>6,700</w:t>
            </w:r>
          </w:p>
        </w:tc>
        <w:tc>
          <w:tcPr>
            <w:tcW w:w="0" w:type="auto"/>
          </w:tcPr>
          <w:p w14:paraId="20A20CE9" w14:textId="77777777" w:rsidR="001E1179" w:rsidRDefault="002A2129">
            <w:pPr>
              <w:pStyle w:val="Compact"/>
              <w:jc w:val="center"/>
            </w:pPr>
            <w:r>
              <w:t>2,800</w:t>
            </w:r>
          </w:p>
        </w:tc>
        <w:tc>
          <w:tcPr>
            <w:tcW w:w="0" w:type="auto"/>
          </w:tcPr>
          <w:p w14:paraId="03D60B22" w14:textId="77777777" w:rsidR="001E1179" w:rsidRDefault="002A2129">
            <w:pPr>
              <w:pStyle w:val="Compact"/>
              <w:jc w:val="center"/>
            </w:pPr>
            <w:r>
              <w:t>9,800</w:t>
            </w:r>
          </w:p>
        </w:tc>
      </w:tr>
      <w:tr w:rsidR="002A2129" w14:paraId="00631252" w14:textId="77777777">
        <w:tc>
          <w:tcPr>
            <w:tcW w:w="0" w:type="auto"/>
          </w:tcPr>
          <w:p w14:paraId="530FB765" w14:textId="77777777" w:rsidR="001E1179" w:rsidRDefault="002A2129">
            <w:pPr>
              <w:pStyle w:val="Compact"/>
            </w:pPr>
            <w:r>
              <w:t>flathead sole</w:t>
            </w:r>
          </w:p>
        </w:tc>
        <w:tc>
          <w:tcPr>
            <w:tcW w:w="0" w:type="auto"/>
          </w:tcPr>
          <w:p w14:paraId="1CFB743C" w14:textId="77777777" w:rsidR="001E1179" w:rsidRDefault="002A2129">
            <w:pPr>
              <w:pStyle w:val="Compact"/>
            </w:pPr>
            <w:r>
              <w:t>Shelf</w:t>
            </w:r>
          </w:p>
        </w:tc>
        <w:tc>
          <w:tcPr>
            <w:tcW w:w="0" w:type="auto"/>
          </w:tcPr>
          <w:p w14:paraId="75A6F3C4" w14:textId="77777777" w:rsidR="001E1179" w:rsidRDefault="002A2129">
            <w:pPr>
              <w:pStyle w:val="Compact"/>
              <w:jc w:val="center"/>
            </w:pPr>
            <w:r>
              <w:t>310</w:t>
            </w:r>
          </w:p>
        </w:tc>
        <w:tc>
          <w:tcPr>
            <w:tcW w:w="0" w:type="auto"/>
          </w:tcPr>
          <w:p w14:paraId="20E29B78" w14:textId="77777777" w:rsidR="001E1179" w:rsidRDefault="002A2129">
            <w:pPr>
              <w:pStyle w:val="Compact"/>
              <w:jc w:val="center"/>
            </w:pPr>
            <w:r>
              <w:t>250</w:t>
            </w:r>
          </w:p>
        </w:tc>
        <w:tc>
          <w:tcPr>
            <w:tcW w:w="0" w:type="auto"/>
          </w:tcPr>
          <w:p w14:paraId="30730869" w14:textId="77777777" w:rsidR="001E1179" w:rsidRDefault="002A2129">
            <w:pPr>
              <w:pStyle w:val="Compact"/>
              <w:jc w:val="center"/>
            </w:pPr>
            <w:r>
              <w:t>560</w:t>
            </w:r>
          </w:p>
        </w:tc>
        <w:tc>
          <w:tcPr>
            <w:tcW w:w="0" w:type="auto"/>
          </w:tcPr>
          <w:p w14:paraId="4816785D" w14:textId="77777777" w:rsidR="001E1179" w:rsidRDefault="002A2129">
            <w:pPr>
              <w:pStyle w:val="Compact"/>
              <w:jc w:val="center"/>
            </w:pPr>
            <w:r>
              <w:t>8,100</w:t>
            </w:r>
          </w:p>
        </w:tc>
        <w:tc>
          <w:tcPr>
            <w:tcW w:w="0" w:type="auto"/>
          </w:tcPr>
          <w:p w14:paraId="211467EC" w14:textId="77777777" w:rsidR="001E1179" w:rsidRDefault="002A2129">
            <w:pPr>
              <w:pStyle w:val="Compact"/>
              <w:jc w:val="center"/>
            </w:pPr>
            <w:r>
              <w:t>8,000</w:t>
            </w:r>
          </w:p>
        </w:tc>
        <w:tc>
          <w:tcPr>
            <w:tcW w:w="0" w:type="auto"/>
          </w:tcPr>
          <w:p w14:paraId="26E37DEF" w14:textId="77777777" w:rsidR="001E1179" w:rsidRDefault="002A2129">
            <w:pPr>
              <w:pStyle w:val="Compact"/>
              <w:jc w:val="center"/>
            </w:pPr>
            <w:r>
              <w:t>17,200</w:t>
            </w:r>
          </w:p>
        </w:tc>
      </w:tr>
      <w:tr w:rsidR="002A2129" w14:paraId="692A5BEF" w14:textId="77777777">
        <w:tc>
          <w:tcPr>
            <w:tcW w:w="0" w:type="auto"/>
          </w:tcPr>
          <w:p w14:paraId="73C274C1" w14:textId="77777777" w:rsidR="001E1179" w:rsidRDefault="002A2129">
            <w:pPr>
              <w:pStyle w:val="Compact"/>
            </w:pPr>
            <w:r>
              <w:t>Greenland turbot</w:t>
            </w:r>
          </w:p>
        </w:tc>
        <w:tc>
          <w:tcPr>
            <w:tcW w:w="0" w:type="auto"/>
          </w:tcPr>
          <w:p w14:paraId="06060D53" w14:textId="77777777" w:rsidR="001E1179" w:rsidRDefault="002A2129">
            <w:pPr>
              <w:pStyle w:val="Compact"/>
            </w:pPr>
            <w:r>
              <w:t>Shelf</w:t>
            </w:r>
          </w:p>
        </w:tc>
        <w:tc>
          <w:tcPr>
            <w:tcW w:w="0" w:type="auto"/>
          </w:tcPr>
          <w:p w14:paraId="3139D8BC" w14:textId="77777777" w:rsidR="001E1179" w:rsidRDefault="002A2129">
            <w:pPr>
              <w:pStyle w:val="Compact"/>
              <w:jc w:val="center"/>
            </w:pPr>
            <w:r>
              <w:t>150</w:t>
            </w:r>
          </w:p>
        </w:tc>
        <w:tc>
          <w:tcPr>
            <w:tcW w:w="0" w:type="auto"/>
          </w:tcPr>
          <w:p w14:paraId="133C64E3" w14:textId="77777777" w:rsidR="001E1179" w:rsidRDefault="002A2129">
            <w:pPr>
              <w:pStyle w:val="Compact"/>
              <w:jc w:val="center"/>
            </w:pPr>
            <w:r>
              <w:t>130</w:t>
            </w:r>
          </w:p>
        </w:tc>
        <w:tc>
          <w:tcPr>
            <w:tcW w:w="0" w:type="auto"/>
          </w:tcPr>
          <w:p w14:paraId="0EF721F9" w14:textId="77777777" w:rsidR="001E1179" w:rsidRDefault="002A2129">
            <w:pPr>
              <w:pStyle w:val="Compact"/>
              <w:jc w:val="center"/>
            </w:pPr>
            <w:r>
              <w:t>290</w:t>
            </w:r>
          </w:p>
        </w:tc>
        <w:tc>
          <w:tcPr>
            <w:tcW w:w="0" w:type="auto"/>
          </w:tcPr>
          <w:p w14:paraId="39DF0834" w14:textId="77777777" w:rsidR="001E1179" w:rsidRDefault="002A2129">
            <w:pPr>
              <w:pStyle w:val="Compact"/>
              <w:jc w:val="center"/>
            </w:pPr>
            <w:r>
              <w:t>300</w:t>
            </w:r>
          </w:p>
        </w:tc>
        <w:tc>
          <w:tcPr>
            <w:tcW w:w="0" w:type="auto"/>
          </w:tcPr>
          <w:p w14:paraId="3C4A75F4" w14:textId="77777777" w:rsidR="001E1179" w:rsidRDefault="002A2129">
            <w:pPr>
              <w:pStyle w:val="Compact"/>
              <w:jc w:val="center"/>
            </w:pPr>
            <w:r>
              <w:t>300</w:t>
            </w:r>
          </w:p>
        </w:tc>
        <w:tc>
          <w:tcPr>
            <w:tcW w:w="0" w:type="auto"/>
          </w:tcPr>
          <w:p w14:paraId="0F9BDAEC" w14:textId="77777777" w:rsidR="001E1179" w:rsidRDefault="002A2129">
            <w:pPr>
              <w:pStyle w:val="Compact"/>
              <w:jc w:val="center"/>
            </w:pPr>
            <w:r>
              <w:t>700</w:t>
            </w:r>
          </w:p>
        </w:tc>
      </w:tr>
      <w:tr w:rsidR="002A2129" w14:paraId="29E3BAA2" w14:textId="77777777">
        <w:tc>
          <w:tcPr>
            <w:tcW w:w="0" w:type="auto"/>
          </w:tcPr>
          <w:p w14:paraId="1915D59D" w14:textId="77777777" w:rsidR="001E1179" w:rsidRDefault="002A2129">
            <w:pPr>
              <w:pStyle w:val="Compact"/>
            </w:pPr>
            <w:r>
              <w:t>Kamchatka flounder</w:t>
            </w:r>
          </w:p>
        </w:tc>
        <w:tc>
          <w:tcPr>
            <w:tcW w:w="0" w:type="auto"/>
          </w:tcPr>
          <w:p w14:paraId="75B0B030" w14:textId="77777777" w:rsidR="001E1179" w:rsidRDefault="002A2129">
            <w:pPr>
              <w:pStyle w:val="Compact"/>
            </w:pPr>
            <w:r>
              <w:t>Shelf</w:t>
            </w:r>
          </w:p>
        </w:tc>
        <w:tc>
          <w:tcPr>
            <w:tcW w:w="0" w:type="auto"/>
          </w:tcPr>
          <w:p w14:paraId="16641E92" w14:textId="77777777" w:rsidR="001E1179" w:rsidRDefault="002A2129">
            <w:pPr>
              <w:pStyle w:val="Compact"/>
              <w:jc w:val="center"/>
            </w:pPr>
            <w:r>
              <w:t>260</w:t>
            </w:r>
          </w:p>
        </w:tc>
        <w:tc>
          <w:tcPr>
            <w:tcW w:w="0" w:type="auto"/>
          </w:tcPr>
          <w:p w14:paraId="19F587B4" w14:textId="77777777" w:rsidR="001E1179" w:rsidRDefault="002A2129">
            <w:pPr>
              <w:pStyle w:val="Compact"/>
              <w:jc w:val="center"/>
            </w:pPr>
            <w:r>
              <w:t>220</w:t>
            </w:r>
          </w:p>
        </w:tc>
        <w:tc>
          <w:tcPr>
            <w:tcW w:w="0" w:type="auto"/>
          </w:tcPr>
          <w:p w14:paraId="7B63D4DC" w14:textId="77777777" w:rsidR="001E1179" w:rsidRDefault="002A2129">
            <w:pPr>
              <w:pStyle w:val="Compact"/>
              <w:jc w:val="center"/>
            </w:pPr>
            <w:r>
              <w:t>480</w:t>
            </w:r>
          </w:p>
        </w:tc>
        <w:tc>
          <w:tcPr>
            <w:tcW w:w="0" w:type="auto"/>
          </w:tcPr>
          <w:p w14:paraId="3FE9FF46" w14:textId="77777777" w:rsidR="001E1179" w:rsidRDefault="002A2129">
            <w:pPr>
              <w:pStyle w:val="Compact"/>
              <w:jc w:val="center"/>
            </w:pPr>
            <w:r>
              <w:t>900</w:t>
            </w:r>
          </w:p>
        </w:tc>
        <w:tc>
          <w:tcPr>
            <w:tcW w:w="0" w:type="auto"/>
          </w:tcPr>
          <w:p w14:paraId="0EF2E3F2" w14:textId="77777777" w:rsidR="001E1179" w:rsidRDefault="002A2129">
            <w:pPr>
              <w:pStyle w:val="Compact"/>
              <w:jc w:val="center"/>
            </w:pPr>
            <w:r>
              <w:t>900</w:t>
            </w:r>
          </w:p>
        </w:tc>
        <w:tc>
          <w:tcPr>
            <w:tcW w:w="0" w:type="auto"/>
          </w:tcPr>
          <w:p w14:paraId="171F6148" w14:textId="77777777" w:rsidR="001E1179" w:rsidRDefault="002A2129">
            <w:pPr>
              <w:pStyle w:val="Compact"/>
              <w:jc w:val="center"/>
            </w:pPr>
            <w:r>
              <w:t>1,800</w:t>
            </w:r>
          </w:p>
        </w:tc>
      </w:tr>
      <w:tr w:rsidR="002A2129" w14:paraId="70377D25" w14:textId="77777777">
        <w:tc>
          <w:tcPr>
            <w:tcW w:w="0" w:type="auto"/>
          </w:tcPr>
          <w:p w14:paraId="207BAA87" w14:textId="77777777" w:rsidR="001E1179" w:rsidRDefault="002A2129">
            <w:pPr>
              <w:pStyle w:val="Compact"/>
            </w:pPr>
            <w:r>
              <w:t>northern rock sole</w:t>
            </w:r>
          </w:p>
        </w:tc>
        <w:tc>
          <w:tcPr>
            <w:tcW w:w="0" w:type="auto"/>
          </w:tcPr>
          <w:p w14:paraId="4349B012" w14:textId="77777777" w:rsidR="001E1179" w:rsidRDefault="002A2129">
            <w:pPr>
              <w:pStyle w:val="Compact"/>
            </w:pPr>
            <w:r>
              <w:t>Shelf</w:t>
            </w:r>
          </w:p>
        </w:tc>
        <w:tc>
          <w:tcPr>
            <w:tcW w:w="0" w:type="auto"/>
          </w:tcPr>
          <w:p w14:paraId="7CF470C3" w14:textId="77777777" w:rsidR="001E1179" w:rsidRDefault="002A2129">
            <w:pPr>
              <w:pStyle w:val="Compact"/>
              <w:jc w:val="center"/>
            </w:pPr>
            <w:r>
              <w:t>260</w:t>
            </w:r>
          </w:p>
        </w:tc>
        <w:tc>
          <w:tcPr>
            <w:tcW w:w="0" w:type="auto"/>
          </w:tcPr>
          <w:p w14:paraId="4896DAF5" w14:textId="77777777" w:rsidR="001E1179" w:rsidRDefault="002A2129">
            <w:pPr>
              <w:pStyle w:val="Compact"/>
              <w:jc w:val="center"/>
            </w:pPr>
            <w:r>
              <w:t>190</w:t>
            </w:r>
          </w:p>
        </w:tc>
        <w:tc>
          <w:tcPr>
            <w:tcW w:w="0" w:type="auto"/>
          </w:tcPr>
          <w:p w14:paraId="5E5AB50E" w14:textId="77777777" w:rsidR="001E1179" w:rsidRDefault="002A2129">
            <w:pPr>
              <w:pStyle w:val="Compact"/>
              <w:jc w:val="center"/>
            </w:pPr>
            <w:r>
              <w:t>460</w:t>
            </w:r>
          </w:p>
        </w:tc>
        <w:tc>
          <w:tcPr>
            <w:tcW w:w="0" w:type="auto"/>
          </w:tcPr>
          <w:p w14:paraId="58E0C1EF" w14:textId="77777777" w:rsidR="001E1179" w:rsidRDefault="002A2129">
            <w:pPr>
              <w:pStyle w:val="Compact"/>
              <w:jc w:val="center"/>
            </w:pPr>
            <w:r>
              <w:t>14,100</w:t>
            </w:r>
          </w:p>
        </w:tc>
        <w:tc>
          <w:tcPr>
            <w:tcW w:w="0" w:type="auto"/>
          </w:tcPr>
          <w:p w14:paraId="417CE496" w14:textId="77777777" w:rsidR="001E1179" w:rsidRDefault="002A2129">
            <w:pPr>
              <w:pStyle w:val="Compact"/>
              <w:jc w:val="center"/>
            </w:pPr>
            <w:r>
              <w:t>14,300</w:t>
            </w:r>
          </w:p>
        </w:tc>
        <w:tc>
          <w:tcPr>
            <w:tcW w:w="0" w:type="auto"/>
          </w:tcPr>
          <w:p w14:paraId="6F5A2482" w14:textId="77777777" w:rsidR="001E1179" w:rsidRDefault="002A2129">
            <w:pPr>
              <w:pStyle w:val="Compact"/>
              <w:jc w:val="center"/>
            </w:pPr>
            <w:r>
              <w:t>29,100</w:t>
            </w:r>
          </w:p>
        </w:tc>
      </w:tr>
      <w:tr w:rsidR="002A2129" w14:paraId="684B0830" w14:textId="77777777">
        <w:tc>
          <w:tcPr>
            <w:tcW w:w="0" w:type="auto"/>
          </w:tcPr>
          <w:p w14:paraId="1BC8E044" w14:textId="77777777" w:rsidR="001E1179" w:rsidRDefault="002A2129">
            <w:pPr>
              <w:pStyle w:val="Compact"/>
            </w:pPr>
            <w:r>
              <w:t>Pacific cod</w:t>
            </w:r>
          </w:p>
        </w:tc>
        <w:tc>
          <w:tcPr>
            <w:tcW w:w="0" w:type="auto"/>
          </w:tcPr>
          <w:p w14:paraId="045052DE" w14:textId="77777777" w:rsidR="001E1179" w:rsidRDefault="002A2129">
            <w:pPr>
              <w:pStyle w:val="Compact"/>
            </w:pPr>
            <w:r>
              <w:t>Shelf</w:t>
            </w:r>
          </w:p>
        </w:tc>
        <w:tc>
          <w:tcPr>
            <w:tcW w:w="0" w:type="auto"/>
          </w:tcPr>
          <w:p w14:paraId="1887D10A" w14:textId="77777777" w:rsidR="001E1179" w:rsidRDefault="002A2129">
            <w:pPr>
              <w:pStyle w:val="Compact"/>
              <w:jc w:val="center"/>
            </w:pPr>
            <w:r>
              <w:t>540</w:t>
            </w:r>
          </w:p>
        </w:tc>
        <w:tc>
          <w:tcPr>
            <w:tcW w:w="0" w:type="auto"/>
          </w:tcPr>
          <w:p w14:paraId="2D6B1D90" w14:textId="77777777" w:rsidR="001E1179" w:rsidRDefault="002A2129">
            <w:pPr>
              <w:pStyle w:val="Compact"/>
              <w:jc w:val="center"/>
            </w:pPr>
            <w:r>
              <w:t>520</w:t>
            </w:r>
          </w:p>
        </w:tc>
        <w:tc>
          <w:tcPr>
            <w:tcW w:w="0" w:type="auto"/>
          </w:tcPr>
          <w:p w14:paraId="0159E83F" w14:textId="77777777" w:rsidR="001E1179" w:rsidRDefault="002A2129">
            <w:pPr>
              <w:pStyle w:val="Compact"/>
              <w:jc w:val="center"/>
            </w:pPr>
            <w:r>
              <w:t>1,060</w:t>
            </w:r>
          </w:p>
        </w:tc>
        <w:tc>
          <w:tcPr>
            <w:tcW w:w="0" w:type="auto"/>
          </w:tcPr>
          <w:p w14:paraId="712F5E93" w14:textId="77777777" w:rsidR="001E1179" w:rsidRDefault="002A2129">
            <w:pPr>
              <w:pStyle w:val="Compact"/>
              <w:jc w:val="center"/>
            </w:pPr>
            <w:r>
              <w:t>6,000</w:t>
            </w:r>
          </w:p>
        </w:tc>
        <w:tc>
          <w:tcPr>
            <w:tcW w:w="0" w:type="auto"/>
          </w:tcPr>
          <w:p w14:paraId="414C1541" w14:textId="77777777" w:rsidR="001E1179" w:rsidRDefault="002A2129">
            <w:pPr>
              <w:pStyle w:val="Compact"/>
              <w:jc w:val="center"/>
            </w:pPr>
            <w:r>
              <w:t>6,200</w:t>
            </w:r>
          </w:p>
        </w:tc>
        <w:tc>
          <w:tcPr>
            <w:tcW w:w="0" w:type="auto"/>
          </w:tcPr>
          <w:p w14:paraId="1ED83A8D" w14:textId="77777777" w:rsidR="001E1179" w:rsidRDefault="002A2129">
            <w:pPr>
              <w:pStyle w:val="Compact"/>
              <w:jc w:val="center"/>
            </w:pPr>
            <w:r>
              <w:t>13,300</w:t>
            </w:r>
          </w:p>
        </w:tc>
      </w:tr>
      <w:tr w:rsidR="002A2129" w14:paraId="7EB29AC9" w14:textId="77777777">
        <w:tc>
          <w:tcPr>
            <w:tcW w:w="0" w:type="auto"/>
          </w:tcPr>
          <w:p w14:paraId="218618E5" w14:textId="77777777" w:rsidR="001E1179" w:rsidRDefault="002A2129">
            <w:pPr>
              <w:pStyle w:val="Compact"/>
            </w:pPr>
            <w:r>
              <w:t xml:space="preserve">walleye </w:t>
            </w:r>
            <w:proofErr w:type="spellStart"/>
            <w:r>
              <w:t>pollock</w:t>
            </w:r>
            <w:proofErr w:type="spellEnd"/>
          </w:p>
        </w:tc>
        <w:tc>
          <w:tcPr>
            <w:tcW w:w="0" w:type="auto"/>
          </w:tcPr>
          <w:p w14:paraId="3075BB8B" w14:textId="77777777" w:rsidR="001E1179" w:rsidRDefault="002A2129">
            <w:pPr>
              <w:pStyle w:val="Compact"/>
            </w:pPr>
            <w:r>
              <w:t>Shelf</w:t>
            </w:r>
          </w:p>
        </w:tc>
        <w:tc>
          <w:tcPr>
            <w:tcW w:w="0" w:type="auto"/>
          </w:tcPr>
          <w:p w14:paraId="2FA89FBC" w14:textId="77777777" w:rsidR="001E1179" w:rsidRDefault="002A2129">
            <w:pPr>
              <w:pStyle w:val="Compact"/>
              <w:jc w:val="center"/>
            </w:pPr>
            <w:r>
              <w:t>740</w:t>
            </w:r>
          </w:p>
        </w:tc>
        <w:tc>
          <w:tcPr>
            <w:tcW w:w="0" w:type="auto"/>
          </w:tcPr>
          <w:p w14:paraId="7304B9C6" w14:textId="77777777" w:rsidR="001E1179" w:rsidRDefault="002A2129">
            <w:pPr>
              <w:pStyle w:val="Compact"/>
              <w:jc w:val="center"/>
            </w:pPr>
            <w:r>
              <w:t>680</w:t>
            </w:r>
          </w:p>
        </w:tc>
        <w:tc>
          <w:tcPr>
            <w:tcW w:w="0" w:type="auto"/>
          </w:tcPr>
          <w:p w14:paraId="1757CFE7" w14:textId="77777777" w:rsidR="001E1179" w:rsidRDefault="002A2129">
            <w:pPr>
              <w:pStyle w:val="Compact"/>
              <w:jc w:val="center"/>
            </w:pPr>
            <w:r>
              <w:t>1,530</w:t>
            </w:r>
          </w:p>
        </w:tc>
        <w:tc>
          <w:tcPr>
            <w:tcW w:w="0" w:type="auto"/>
          </w:tcPr>
          <w:p w14:paraId="1ECF84D8" w14:textId="77777777" w:rsidR="001E1179" w:rsidRDefault="002A2129">
            <w:pPr>
              <w:pStyle w:val="Compact"/>
              <w:jc w:val="center"/>
            </w:pPr>
            <w:r>
              <w:t>28,700</w:t>
            </w:r>
          </w:p>
        </w:tc>
        <w:tc>
          <w:tcPr>
            <w:tcW w:w="0" w:type="auto"/>
          </w:tcPr>
          <w:p w14:paraId="1A282797" w14:textId="77777777" w:rsidR="001E1179" w:rsidRDefault="002A2129">
            <w:pPr>
              <w:pStyle w:val="Compact"/>
              <w:jc w:val="center"/>
            </w:pPr>
            <w:r>
              <w:t>29,400</w:t>
            </w:r>
          </w:p>
        </w:tc>
        <w:tc>
          <w:tcPr>
            <w:tcW w:w="0" w:type="auto"/>
          </w:tcPr>
          <w:p w14:paraId="11838C86" w14:textId="77777777" w:rsidR="001E1179" w:rsidRDefault="002A2129">
            <w:pPr>
              <w:pStyle w:val="Compact"/>
              <w:jc w:val="center"/>
            </w:pPr>
            <w:r>
              <w:t>82,500</w:t>
            </w:r>
          </w:p>
        </w:tc>
      </w:tr>
      <w:tr w:rsidR="002A2129" w14:paraId="0332395B" w14:textId="77777777">
        <w:tc>
          <w:tcPr>
            <w:tcW w:w="0" w:type="auto"/>
          </w:tcPr>
          <w:p w14:paraId="24E9145F" w14:textId="77777777" w:rsidR="001E1179" w:rsidRDefault="002A2129">
            <w:pPr>
              <w:pStyle w:val="Compact"/>
            </w:pPr>
            <w:r>
              <w:t>yellowfin sole</w:t>
            </w:r>
          </w:p>
        </w:tc>
        <w:tc>
          <w:tcPr>
            <w:tcW w:w="0" w:type="auto"/>
          </w:tcPr>
          <w:p w14:paraId="1CBF4406" w14:textId="77777777" w:rsidR="001E1179" w:rsidRDefault="002A2129">
            <w:pPr>
              <w:pStyle w:val="Compact"/>
            </w:pPr>
            <w:r>
              <w:t>Shelf</w:t>
            </w:r>
          </w:p>
        </w:tc>
        <w:tc>
          <w:tcPr>
            <w:tcW w:w="0" w:type="auto"/>
          </w:tcPr>
          <w:p w14:paraId="70A166E7" w14:textId="77777777" w:rsidR="001E1179" w:rsidRDefault="002A2129">
            <w:pPr>
              <w:pStyle w:val="Compact"/>
              <w:jc w:val="center"/>
            </w:pPr>
            <w:r>
              <w:t>430</w:t>
            </w:r>
          </w:p>
        </w:tc>
        <w:tc>
          <w:tcPr>
            <w:tcW w:w="0" w:type="auto"/>
          </w:tcPr>
          <w:p w14:paraId="7AF5AC1E" w14:textId="77777777" w:rsidR="001E1179" w:rsidRDefault="002A2129">
            <w:pPr>
              <w:pStyle w:val="Compact"/>
              <w:jc w:val="center"/>
            </w:pPr>
            <w:r>
              <w:t>320</w:t>
            </w:r>
          </w:p>
        </w:tc>
        <w:tc>
          <w:tcPr>
            <w:tcW w:w="0" w:type="auto"/>
          </w:tcPr>
          <w:p w14:paraId="3DD8F302" w14:textId="77777777" w:rsidR="001E1179" w:rsidRDefault="002A2129">
            <w:pPr>
              <w:pStyle w:val="Compact"/>
              <w:jc w:val="center"/>
            </w:pPr>
            <w:r>
              <w:t>750</w:t>
            </w:r>
          </w:p>
        </w:tc>
        <w:tc>
          <w:tcPr>
            <w:tcW w:w="0" w:type="auto"/>
          </w:tcPr>
          <w:p w14:paraId="46EF7429" w14:textId="77777777" w:rsidR="001E1179" w:rsidRDefault="002A2129">
            <w:pPr>
              <w:pStyle w:val="Compact"/>
              <w:jc w:val="center"/>
            </w:pPr>
            <w:r>
              <w:t>17,300</w:t>
            </w:r>
          </w:p>
        </w:tc>
        <w:tc>
          <w:tcPr>
            <w:tcW w:w="0" w:type="auto"/>
          </w:tcPr>
          <w:p w14:paraId="6B4819F7" w14:textId="77777777" w:rsidR="001E1179" w:rsidRDefault="002A2129">
            <w:pPr>
              <w:pStyle w:val="Compact"/>
              <w:jc w:val="center"/>
            </w:pPr>
            <w:r>
              <w:t>11,000</w:t>
            </w:r>
          </w:p>
        </w:tc>
        <w:tc>
          <w:tcPr>
            <w:tcW w:w="0" w:type="auto"/>
          </w:tcPr>
          <w:p w14:paraId="4819071A" w14:textId="77777777" w:rsidR="001E1179" w:rsidRDefault="002A2129">
            <w:pPr>
              <w:pStyle w:val="Compact"/>
              <w:jc w:val="center"/>
            </w:pPr>
            <w:r>
              <w:t>29,800</w:t>
            </w:r>
          </w:p>
        </w:tc>
      </w:tr>
      <w:tr w:rsidR="002A2129" w14:paraId="0389F893" w14:textId="77777777">
        <w:tc>
          <w:tcPr>
            <w:tcW w:w="0" w:type="auto"/>
          </w:tcPr>
          <w:p w14:paraId="38CF016B" w14:textId="77777777" w:rsidR="001E1179" w:rsidRDefault="002A2129">
            <w:pPr>
              <w:pStyle w:val="Compact"/>
            </w:pPr>
            <w:proofErr w:type="spellStart"/>
            <w:r>
              <w:t>arrowtooth</w:t>
            </w:r>
            <w:proofErr w:type="spellEnd"/>
            <w:r>
              <w:t xml:space="preserve"> flounder</w:t>
            </w:r>
          </w:p>
        </w:tc>
        <w:tc>
          <w:tcPr>
            <w:tcW w:w="0" w:type="auto"/>
          </w:tcPr>
          <w:p w14:paraId="787649E6" w14:textId="77777777" w:rsidR="001E1179" w:rsidRDefault="002A2129">
            <w:pPr>
              <w:pStyle w:val="Compact"/>
            </w:pPr>
            <w:r>
              <w:t>Slope</w:t>
            </w:r>
          </w:p>
        </w:tc>
        <w:tc>
          <w:tcPr>
            <w:tcW w:w="0" w:type="auto"/>
          </w:tcPr>
          <w:p w14:paraId="6CFE0034" w14:textId="77777777" w:rsidR="001E1179" w:rsidRDefault="002A2129">
            <w:pPr>
              <w:pStyle w:val="Compact"/>
              <w:jc w:val="center"/>
            </w:pPr>
            <w:r>
              <w:t>390</w:t>
            </w:r>
          </w:p>
        </w:tc>
        <w:tc>
          <w:tcPr>
            <w:tcW w:w="0" w:type="auto"/>
          </w:tcPr>
          <w:p w14:paraId="675AAA46" w14:textId="77777777" w:rsidR="001E1179" w:rsidRDefault="002A2129">
            <w:pPr>
              <w:pStyle w:val="Compact"/>
              <w:jc w:val="center"/>
            </w:pPr>
            <w:r>
              <w:t>150</w:t>
            </w:r>
          </w:p>
        </w:tc>
        <w:tc>
          <w:tcPr>
            <w:tcW w:w="0" w:type="auto"/>
          </w:tcPr>
          <w:p w14:paraId="1C43221D" w14:textId="77777777" w:rsidR="001E1179" w:rsidRDefault="002A2129">
            <w:pPr>
              <w:pStyle w:val="Compact"/>
              <w:jc w:val="center"/>
            </w:pPr>
            <w:r>
              <w:t>540</w:t>
            </w:r>
          </w:p>
        </w:tc>
        <w:tc>
          <w:tcPr>
            <w:tcW w:w="0" w:type="auto"/>
          </w:tcPr>
          <w:p w14:paraId="56806E7A" w14:textId="77777777" w:rsidR="001E1179" w:rsidRDefault="002A2129">
            <w:pPr>
              <w:pStyle w:val="Compact"/>
              <w:jc w:val="center"/>
            </w:pPr>
            <w:r>
              <w:t>4,600</w:t>
            </w:r>
          </w:p>
        </w:tc>
        <w:tc>
          <w:tcPr>
            <w:tcW w:w="0" w:type="auto"/>
          </w:tcPr>
          <w:p w14:paraId="181B2427" w14:textId="77777777" w:rsidR="001E1179" w:rsidRDefault="002A2129">
            <w:pPr>
              <w:pStyle w:val="Compact"/>
              <w:jc w:val="center"/>
            </w:pPr>
            <w:r>
              <w:t>1,100</w:t>
            </w:r>
          </w:p>
        </w:tc>
        <w:tc>
          <w:tcPr>
            <w:tcW w:w="0" w:type="auto"/>
          </w:tcPr>
          <w:p w14:paraId="644699DF" w14:textId="77777777" w:rsidR="001E1179" w:rsidRDefault="002A2129">
            <w:pPr>
              <w:pStyle w:val="Compact"/>
              <w:jc w:val="center"/>
            </w:pPr>
            <w:r>
              <w:t>5,800</w:t>
            </w:r>
          </w:p>
        </w:tc>
      </w:tr>
      <w:tr w:rsidR="002A2129" w14:paraId="79AA9F09" w14:textId="77777777">
        <w:tc>
          <w:tcPr>
            <w:tcW w:w="0" w:type="auto"/>
          </w:tcPr>
          <w:p w14:paraId="5F11DCD8" w14:textId="77777777" w:rsidR="001E1179" w:rsidRDefault="002A2129">
            <w:pPr>
              <w:pStyle w:val="Compact"/>
            </w:pPr>
            <w:r>
              <w:t>Greenland turbot</w:t>
            </w:r>
          </w:p>
        </w:tc>
        <w:tc>
          <w:tcPr>
            <w:tcW w:w="0" w:type="auto"/>
          </w:tcPr>
          <w:p w14:paraId="4B522236" w14:textId="77777777" w:rsidR="001E1179" w:rsidRDefault="002A2129">
            <w:pPr>
              <w:pStyle w:val="Compact"/>
            </w:pPr>
            <w:r>
              <w:t>Slope</w:t>
            </w:r>
          </w:p>
        </w:tc>
        <w:tc>
          <w:tcPr>
            <w:tcW w:w="0" w:type="auto"/>
          </w:tcPr>
          <w:p w14:paraId="28F73FFE" w14:textId="77777777" w:rsidR="001E1179" w:rsidRDefault="002A2129">
            <w:pPr>
              <w:pStyle w:val="Compact"/>
              <w:jc w:val="center"/>
            </w:pPr>
            <w:r>
              <w:t>240</w:t>
            </w:r>
          </w:p>
        </w:tc>
        <w:tc>
          <w:tcPr>
            <w:tcW w:w="0" w:type="auto"/>
          </w:tcPr>
          <w:p w14:paraId="305ECCF7" w14:textId="77777777" w:rsidR="001E1179" w:rsidRDefault="002A2129">
            <w:pPr>
              <w:pStyle w:val="Compact"/>
              <w:jc w:val="center"/>
            </w:pPr>
            <w:r>
              <w:t>250</w:t>
            </w:r>
          </w:p>
        </w:tc>
        <w:tc>
          <w:tcPr>
            <w:tcW w:w="0" w:type="auto"/>
          </w:tcPr>
          <w:p w14:paraId="3FE9E377" w14:textId="77777777" w:rsidR="001E1179" w:rsidRDefault="002A2129">
            <w:pPr>
              <w:pStyle w:val="Compact"/>
              <w:jc w:val="center"/>
            </w:pPr>
            <w:r>
              <w:t>490</w:t>
            </w:r>
          </w:p>
        </w:tc>
        <w:tc>
          <w:tcPr>
            <w:tcW w:w="0" w:type="auto"/>
          </w:tcPr>
          <w:p w14:paraId="0AC82DDE" w14:textId="77777777" w:rsidR="001E1179" w:rsidRDefault="002A2129">
            <w:pPr>
              <w:pStyle w:val="Compact"/>
              <w:jc w:val="center"/>
            </w:pPr>
            <w:r>
              <w:t>600</w:t>
            </w:r>
          </w:p>
        </w:tc>
        <w:tc>
          <w:tcPr>
            <w:tcW w:w="0" w:type="auto"/>
          </w:tcPr>
          <w:p w14:paraId="3C9444C3" w14:textId="77777777" w:rsidR="001E1179" w:rsidRDefault="002A2129">
            <w:pPr>
              <w:pStyle w:val="Compact"/>
              <w:jc w:val="center"/>
            </w:pPr>
            <w:r>
              <w:t>1,000</w:t>
            </w:r>
          </w:p>
        </w:tc>
        <w:tc>
          <w:tcPr>
            <w:tcW w:w="0" w:type="auto"/>
          </w:tcPr>
          <w:p w14:paraId="1F1EBFA3" w14:textId="77777777" w:rsidR="001E1179" w:rsidRDefault="002A2129">
            <w:pPr>
              <w:pStyle w:val="Compact"/>
              <w:jc w:val="center"/>
            </w:pPr>
            <w:r>
              <w:t>1,600</w:t>
            </w:r>
          </w:p>
        </w:tc>
      </w:tr>
      <w:tr w:rsidR="002A2129" w14:paraId="1CFFC7EC" w14:textId="77777777" w:rsidTr="002A2129">
        <w:tc>
          <w:tcPr>
            <w:tcW w:w="0" w:type="auto"/>
          </w:tcPr>
          <w:p w14:paraId="21A41FC5" w14:textId="77777777" w:rsidR="001E1179" w:rsidRDefault="002A2129">
            <w:pPr>
              <w:pStyle w:val="Compact"/>
            </w:pPr>
            <w:r>
              <w:t>Kamchatka flounder</w:t>
            </w:r>
          </w:p>
        </w:tc>
        <w:tc>
          <w:tcPr>
            <w:tcW w:w="0" w:type="auto"/>
          </w:tcPr>
          <w:p w14:paraId="30639A04" w14:textId="77777777" w:rsidR="001E1179" w:rsidRDefault="002A2129">
            <w:pPr>
              <w:pStyle w:val="Compact"/>
            </w:pPr>
            <w:r>
              <w:t>Slope</w:t>
            </w:r>
          </w:p>
        </w:tc>
        <w:tc>
          <w:tcPr>
            <w:tcW w:w="0" w:type="auto"/>
          </w:tcPr>
          <w:p w14:paraId="78184FEF" w14:textId="77777777" w:rsidR="001E1179" w:rsidRDefault="002A2129">
            <w:pPr>
              <w:pStyle w:val="Compact"/>
              <w:jc w:val="center"/>
            </w:pPr>
            <w:r>
              <w:t>370</w:t>
            </w:r>
          </w:p>
        </w:tc>
        <w:tc>
          <w:tcPr>
            <w:tcW w:w="0" w:type="auto"/>
          </w:tcPr>
          <w:p w14:paraId="57BF84C6" w14:textId="77777777" w:rsidR="001E1179" w:rsidRDefault="002A2129">
            <w:pPr>
              <w:pStyle w:val="Compact"/>
              <w:jc w:val="center"/>
            </w:pPr>
            <w:r>
              <w:t>300</w:t>
            </w:r>
          </w:p>
        </w:tc>
        <w:tc>
          <w:tcPr>
            <w:tcW w:w="0" w:type="auto"/>
          </w:tcPr>
          <w:p w14:paraId="695590FF" w14:textId="6FD18C9A" w:rsidR="001E1179" w:rsidRDefault="002A2129" w:rsidP="005C5EA6">
            <w:pPr>
              <w:pStyle w:val="Compact"/>
              <w:jc w:val="center"/>
            </w:pPr>
            <w:del w:id="169" w:author="Meaghan.Bryan" w:date="2023-03-30T15:50:00Z">
              <w:r w:rsidDel="005C5EA6">
                <w:delText>660</w:delText>
              </w:r>
            </w:del>
            <w:ins w:id="170" w:author="Meaghan.Bryan" w:date="2023-03-30T15:50:00Z">
              <w:r w:rsidR="005C5EA6">
                <w:t>6</w:t>
              </w:r>
              <w:r w:rsidR="005C5EA6">
                <w:t>7</w:t>
              </w:r>
              <w:r w:rsidR="005C5EA6">
                <w:t>0</w:t>
              </w:r>
            </w:ins>
          </w:p>
        </w:tc>
        <w:tc>
          <w:tcPr>
            <w:tcW w:w="0" w:type="auto"/>
          </w:tcPr>
          <w:p w14:paraId="12A86426" w14:textId="77777777" w:rsidR="001E1179" w:rsidRDefault="002A2129">
            <w:pPr>
              <w:pStyle w:val="Compact"/>
              <w:jc w:val="center"/>
            </w:pPr>
            <w:r>
              <w:t>1,300</w:t>
            </w:r>
          </w:p>
        </w:tc>
        <w:tc>
          <w:tcPr>
            <w:tcW w:w="0" w:type="auto"/>
          </w:tcPr>
          <w:p w14:paraId="6116D3A7" w14:textId="77777777" w:rsidR="001E1179" w:rsidRDefault="002A2129">
            <w:pPr>
              <w:pStyle w:val="Compact"/>
              <w:jc w:val="center"/>
            </w:pPr>
            <w:r>
              <w:t>1,900</w:t>
            </w:r>
          </w:p>
        </w:tc>
        <w:tc>
          <w:tcPr>
            <w:tcW w:w="0" w:type="auto"/>
          </w:tcPr>
          <w:p w14:paraId="43C2A34E" w14:textId="1947C3CD" w:rsidR="001E1179" w:rsidRDefault="002A2129" w:rsidP="005C5EA6">
            <w:pPr>
              <w:pStyle w:val="Compact"/>
              <w:jc w:val="center"/>
            </w:pPr>
            <w:r>
              <w:t>3,</w:t>
            </w:r>
            <w:del w:id="171" w:author="Meaghan.Bryan" w:date="2023-03-30T15:50:00Z">
              <w:r w:rsidDel="005C5EA6">
                <w:delText>300</w:delText>
              </w:r>
            </w:del>
            <w:ins w:id="172" w:author="Meaghan.Bryan" w:date="2023-03-30T15:50:00Z">
              <w:r w:rsidR="005C5EA6">
                <w:t>2</w:t>
              </w:r>
              <w:r w:rsidR="005C5EA6">
                <w:t>00</w:t>
              </w:r>
            </w:ins>
          </w:p>
        </w:tc>
      </w:tr>
      <w:tr w:rsidR="002A2129" w14:paraId="00A74271" w14:textId="77777777" w:rsidTr="002A2129">
        <w:tc>
          <w:tcPr>
            <w:tcW w:w="0" w:type="auto"/>
            <w:tcBorders>
              <w:bottom w:val="single" w:sz="4" w:space="0" w:color="auto"/>
            </w:tcBorders>
          </w:tcPr>
          <w:p w14:paraId="1BA56162" w14:textId="77777777" w:rsidR="001E1179" w:rsidRDefault="002A2129">
            <w:pPr>
              <w:pStyle w:val="Compact"/>
            </w:pPr>
            <w:r>
              <w:t>Pacific ocean perch</w:t>
            </w:r>
          </w:p>
        </w:tc>
        <w:tc>
          <w:tcPr>
            <w:tcW w:w="0" w:type="auto"/>
            <w:tcBorders>
              <w:bottom w:val="single" w:sz="4" w:space="0" w:color="auto"/>
            </w:tcBorders>
          </w:tcPr>
          <w:p w14:paraId="3295AC5E" w14:textId="77777777" w:rsidR="001E1179" w:rsidRDefault="002A2129">
            <w:pPr>
              <w:pStyle w:val="Compact"/>
            </w:pPr>
            <w:r>
              <w:t>Slope</w:t>
            </w:r>
          </w:p>
        </w:tc>
        <w:tc>
          <w:tcPr>
            <w:tcW w:w="0" w:type="auto"/>
            <w:tcBorders>
              <w:bottom w:val="single" w:sz="4" w:space="0" w:color="auto"/>
            </w:tcBorders>
          </w:tcPr>
          <w:p w14:paraId="33025BBB" w14:textId="77777777" w:rsidR="001E1179" w:rsidRDefault="002A2129">
            <w:pPr>
              <w:pStyle w:val="Compact"/>
              <w:jc w:val="center"/>
            </w:pPr>
            <w:r>
              <w:t>210</w:t>
            </w:r>
          </w:p>
        </w:tc>
        <w:tc>
          <w:tcPr>
            <w:tcW w:w="0" w:type="auto"/>
            <w:tcBorders>
              <w:bottom w:val="single" w:sz="4" w:space="0" w:color="auto"/>
            </w:tcBorders>
          </w:tcPr>
          <w:p w14:paraId="7C85D6A4" w14:textId="77777777" w:rsidR="001E1179" w:rsidRDefault="002A2129">
            <w:pPr>
              <w:pStyle w:val="Compact"/>
              <w:jc w:val="center"/>
            </w:pPr>
            <w:r>
              <w:t>190</w:t>
            </w:r>
          </w:p>
        </w:tc>
        <w:tc>
          <w:tcPr>
            <w:tcW w:w="0" w:type="auto"/>
            <w:tcBorders>
              <w:bottom w:val="single" w:sz="4" w:space="0" w:color="auto"/>
            </w:tcBorders>
          </w:tcPr>
          <w:p w14:paraId="35885D3F" w14:textId="77777777" w:rsidR="001E1179" w:rsidRDefault="002A2129">
            <w:pPr>
              <w:pStyle w:val="Compact"/>
              <w:jc w:val="center"/>
            </w:pPr>
            <w:r>
              <w:t>400</w:t>
            </w:r>
          </w:p>
        </w:tc>
        <w:tc>
          <w:tcPr>
            <w:tcW w:w="0" w:type="auto"/>
            <w:tcBorders>
              <w:bottom w:val="single" w:sz="4" w:space="0" w:color="auto"/>
            </w:tcBorders>
          </w:tcPr>
          <w:p w14:paraId="4B6E038A" w14:textId="77777777" w:rsidR="001E1179" w:rsidRDefault="002A2129">
            <w:pPr>
              <w:pStyle w:val="Compact"/>
              <w:jc w:val="center"/>
            </w:pPr>
            <w:r>
              <w:t>1,400</w:t>
            </w:r>
          </w:p>
        </w:tc>
        <w:tc>
          <w:tcPr>
            <w:tcW w:w="0" w:type="auto"/>
            <w:tcBorders>
              <w:bottom w:val="single" w:sz="4" w:space="0" w:color="auto"/>
            </w:tcBorders>
          </w:tcPr>
          <w:p w14:paraId="568AB42D" w14:textId="77777777" w:rsidR="001E1179" w:rsidRDefault="002A2129">
            <w:pPr>
              <w:pStyle w:val="Compact"/>
              <w:jc w:val="center"/>
            </w:pPr>
            <w:r>
              <w:t>1,800</w:t>
            </w:r>
          </w:p>
        </w:tc>
        <w:tc>
          <w:tcPr>
            <w:tcW w:w="0" w:type="auto"/>
            <w:tcBorders>
              <w:bottom w:val="single" w:sz="4" w:space="0" w:color="auto"/>
            </w:tcBorders>
          </w:tcPr>
          <w:p w14:paraId="222F0388" w14:textId="77777777" w:rsidR="001E1179" w:rsidRDefault="002A2129">
            <w:pPr>
              <w:pStyle w:val="Compact"/>
              <w:jc w:val="center"/>
            </w:pPr>
            <w:r>
              <w:t>3,200</w:t>
            </w:r>
          </w:p>
        </w:tc>
      </w:tr>
    </w:tbl>
    <w:p w14:paraId="2BAC87D9" w14:textId="77777777" w:rsidR="001E1179" w:rsidRDefault="002A2129">
      <w:r>
        <w:br w:type="page"/>
      </w:r>
    </w:p>
    <w:p w14:paraId="14E45C6A"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14:paraId="17B9FF8D"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5415D759" w14:textId="77777777" w:rsidTr="002A2129">
        <w:trPr>
          <w:tblHeader/>
        </w:trPr>
        <w:tc>
          <w:tcPr>
            <w:tcW w:w="0" w:type="auto"/>
            <w:tcBorders>
              <w:bottom w:val="single" w:sz="4" w:space="0" w:color="auto"/>
            </w:tcBorders>
          </w:tcPr>
          <w:p w14:paraId="558D866C" w14:textId="77777777" w:rsidR="001E1179" w:rsidRDefault="002A2129">
            <w:pPr>
              <w:pStyle w:val="Compact"/>
            </w:pPr>
            <w:r>
              <w:t>Stock</w:t>
            </w:r>
          </w:p>
        </w:tc>
        <w:tc>
          <w:tcPr>
            <w:tcW w:w="0" w:type="auto"/>
            <w:tcBorders>
              <w:bottom w:val="single" w:sz="4" w:space="0" w:color="auto"/>
            </w:tcBorders>
          </w:tcPr>
          <w:p w14:paraId="316AB64A" w14:textId="77777777" w:rsidR="001E1179" w:rsidRDefault="002A2129">
            <w:pPr>
              <w:pStyle w:val="Compact"/>
            </w:pPr>
            <w:r>
              <w:t>Survey</w:t>
            </w:r>
          </w:p>
        </w:tc>
        <w:tc>
          <w:tcPr>
            <w:tcW w:w="0" w:type="auto"/>
            <w:tcBorders>
              <w:bottom w:val="single" w:sz="4" w:space="0" w:color="auto"/>
            </w:tcBorders>
          </w:tcPr>
          <w:p w14:paraId="65DFF6F8" w14:textId="77777777" w:rsidR="001E1179" w:rsidRDefault="002A2129">
            <w:pPr>
              <w:pStyle w:val="Compact"/>
              <w:jc w:val="center"/>
            </w:pPr>
            <w:r>
              <w:t>F (a)</w:t>
            </w:r>
          </w:p>
        </w:tc>
        <w:tc>
          <w:tcPr>
            <w:tcW w:w="0" w:type="auto"/>
            <w:tcBorders>
              <w:bottom w:val="single" w:sz="4" w:space="0" w:color="auto"/>
            </w:tcBorders>
          </w:tcPr>
          <w:p w14:paraId="5C1269E0" w14:textId="77777777" w:rsidR="001E1179" w:rsidRDefault="002A2129">
            <w:pPr>
              <w:pStyle w:val="Compact"/>
              <w:jc w:val="center"/>
            </w:pPr>
            <w:r>
              <w:t>M (a)</w:t>
            </w:r>
          </w:p>
        </w:tc>
        <w:tc>
          <w:tcPr>
            <w:tcW w:w="0" w:type="auto"/>
            <w:tcBorders>
              <w:bottom w:val="single" w:sz="4" w:space="0" w:color="auto"/>
            </w:tcBorders>
          </w:tcPr>
          <w:p w14:paraId="497491CA" w14:textId="77777777" w:rsidR="001E1179" w:rsidRDefault="002A2129">
            <w:pPr>
              <w:pStyle w:val="Compact"/>
              <w:jc w:val="center"/>
            </w:pPr>
            <w:r>
              <w:t>T (a)</w:t>
            </w:r>
          </w:p>
        </w:tc>
        <w:tc>
          <w:tcPr>
            <w:tcW w:w="0" w:type="auto"/>
            <w:tcBorders>
              <w:bottom w:val="single" w:sz="4" w:space="0" w:color="auto"/>
            </w:tcBorders>
          </w:tcPr>
          <w:p w14:paraId="1809BCF0" w14:textId="77777777" w:rsidR="001E1179" w:rsidRDefault="002A2129">
            <w:pPr>
              <w:pStyle w:val="Compact"/>
              <w:jc w:val="center"/>
            </w:pPr>
            <w:r>
              <w:t>F (l)</w:t>
            </w:r>
          </w:p>
        </w:tc>
        <w:tc>
          <w:tcPr>
            <w:tcW w:w="0" w:type="auto"/>
            <w:tcBorders>
              <w:bottom w:val="single" w:sz="4" w:space="0" w:color="auto"/>
            </w:tcBorders>
          </w:tcPr>
          <w:p w14:paraId="48A212C3" w14:textId="77777777" w:rsidR="001E1179" w:rsidRDefault="002A2129">
            <w:pPr>
              <w:pStyle w:val="Compact"/>
              <w:jc w:val="center"/>
            </w:pPr>
            <w:r>
              <w:t>M (l)</w:t>
            </w:r>
          </w:p>
        </w:tc>
        <w:tc>
          <w:tcPr>
            <w:tcW w:w="0" w:type="auto"/>
            <w:tcBorders>
              <w:bottom w:val="single" w:sz="4" w:space="0" w:color="auto"/>
            </w:tcBorders>
          </w:tcPr>
          <w:p w14:paraId="0CB698F0" w14:textId="77777777" w:rsidR="001E1179" w:rsidRDefault="002A2129">
            <w:pPr>
              <w:pStyle w:val="Compact"/>
              <w:jc w:val="center"/>
            </w:pPr>
            <w:r>
              <w:t>T (l)</w:t>
            </w:r>
          </w:p>
        </w:tc>
      </w:tr>
      <w:tr w:rsidR="002A2129" w14:paraId="2B8B55E6" w14:textId="77777777" w:rsidTr="002A2129">
        <w:tc>
          <w:tcPr>
            <w:tcW w:w="0" w:type="auto"/>
            <w:tcBorders>
              <w:top w:val="single" w:sz="4" w:space="0" w:color="auto"/>
            </w:tcBorders>
          </w:tcPr>
          <w:p w14:paraId="64F358F5" w14:textId="77777777"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14:paraId="66A890DC" w14:textId="77777777" w:rsidR="001E1179" w:rsidRDefault="002A2129">
            <w:pPr>
              <w:pStyle w:val="Compact"/>
            </w:pPr>
            <w:r>
              <w:t>AI</w:t>
            </w:r>
          </w:p>
        </w:tc>
        <w:tc>
          <w:tcPr>
            <w:tcW w:w="0" w:type="auto"/>
            <w:tcBorders>
              <w:top w:val="single" w:sz="4" w:space="0" w:color="auto"/>
            </w:tcBorders>
          </w:tcPr>
          <w:p w14:paraId="6BCA2A4D" w14:textId="77777777" w:rsidR="001E1179" w:rsidRDefault="002A2129">
            <w:pPr>
              <w:pStyle w:val="Compact"/>
              <w:jc w:val="center"/>
            </w:pPr>
            <w:r>
              <w:t>560</w:t>
            </w:r>
          </w:p>
        </w:tc>
        <w:tc>
          <w:tcPr>
            <w:tcW w:w="0" w:type="auto"/>
            <w:tcBorders>
              <w:top w:val="single" w:sz="4" w:space="0" w:color="auto"/>
            </w:tcBorders>
          </w:tcPr>
          <w:p w14:paraId="45C5B8C5" w14:textId="77777777" w:rsidR="001E1179" w:rsidRDefault="002A2129">
            <w:pPr>
              <w:pStyle w:val="Compact"/>
              <w:jc w:val="center"/>
            </w:pPr>
            <w:r>
              <w:t>360</w:t>
            </w:r>
          </w:p>
        </w:tc>
        <w:tc>
          <w:tcPr>
            <w:tcW w:w="0" w:type="auto"/>
            <w:tcBorders>
              <w:top w:val="single" w:sz="4" w:space="0" w:color="auto"/>
            </w:tcBorders>
          </w:tcPr>
          <w:p w14:paraId="4D4E2D84" w14:textId="77777777" w:rsidR="001E1179" w:rsidRDefault="002A2129">
            <w:pPr>
              <w:pStyle w:val="Compact"/>
              <w:jc w:val="center"/>
            </w:pPr>
            <w:r>
              <w:t>920</w:t>
            </w:r>
          </w:p>
        </w:tc>
        <w:tc>
          <w:tcPr>
            <w:tcW w:w="0" w:type="auto"/>
            <w:tcBorders>
              <w:top w:val="single" w:sz="4" w:space="0" w:color="auto"/>
            </w:tcBorders>
          </w:tcPr>
          <w:p w14:paraId="4B34F386" w14:textId="77777777" w:rsidR="001E1179" w:rsidRDefault="002A2129">
            <w:pPr>
              <w:pStyle w:val="Compact"/>
              <w:jc w:val="center"/>
            </w:pPr>
            <w:r>
              <w:t>35,600</w:t>
            </w:r>
          </w:p>
        </w:tc>
        <w:tc>
          <w:tcPr>
            <w:tcW w:w="0" w:type="auto"/>
            <w:tcBorders>
              <w:top w:val="single" w:sz="4" w:space="0" w:color="auto"/>
            </w:tcBorders>
          </w:tcPr>
          <w:p w14:paraId="496F3BF6" w14:textId="77777777" w:rsidR="001E1179" w:rsidRDefault="002A2129">
            <w:pPr>
              <w:pStyle w:val="Compact"/>
              <w:jc w:val="center"/>
            </w:pPr>
            <w:r>
              <w:t>17,100</w:t>
            </w:r>
          </w:p>
        </w:tc>
        <w:tc>
          <w:tcPr>
            <w:tcW w:w="0" w:type="auto"/>
            <w:tcBorders>
              <w:top w:val="single" w:sz="4" w:space="0" w:color="auto"/>
            </w:tcBorders>
          </w:tcPr>
          <w:p w14:paraId="4B5C35DE" w14:textId="77777777" w:rsidR="001E1179" w:rsidRDefault="002A2129">
            <w:pPr>
              <w:pStyle w:val="Compact"/>
              <w:jc w:val="center"/>
            </w:pPr>
            <w:r>
              <w:t>54,100</w:t>
            </w:r>
          </w:p>
        </w:tc>
      </w:tr>
      <w:tr w:rsidR="002A2129" w14:paraId="34449B03" w14:textId="77777777">
        <w:tc>
          <w:tcPr>
            <w:tcW w:w="0" w:type="auto"/>
          </w:tcPr>
          <w:p w14:paraId="1B6B20A3" w14:textId="77777777" w:rsidR="001E1179" w:rsidRDefault="002A2129">
            <w:pPr>
              <w:pStyle w:val="Compact"/>
            </w:pPr>
            <w:r>
              <w:t>Dover sole</w:t>
            </w:r>
          </w:p>
        </w:tc>
        <w:tc>
          <w:tcPr>
            <w:tcW w:w="0" w:type="auto"/>
          </w:tcPr>
          <w:p w14:paraId="77CFDD03" w14:textId="77777777" w:rsidR="001E1179" w:rsidRDefault="002A2129">
            <w:pPr>
              <w:pStyle w:val="Compact"/>
            </w:pPr>
            <w:r>
              <w:t>AI</w:t>
            </w:r>
          </w:p>
        </w:tc>
        <w:tc>
          <w:tcPr>
            <w:tcW w:w="0" w:type="auto"/>
          </w:tcPr>
          <w:p w14:paraId="7C5EA716" w14:textId="77777777" w:rsidR="001E1179" w:rsidRDefault="002A2129">
            <w:pPr>
              <w:pStyle w:val="Compact"/>
              <w:jc w:val="center"/>
            </w:pPr>
            <w:r>
              <w:t>210</w:t>
            </w:r>
          </w:p>
        </w:tc>
        <w:tc>
          <w:tcPr>
            <w:tcW w:w="0" w:type="auto"/>
          </w:tcPr>
          <w:p w14:paraId="563CDF84" w14:textId="77777777" w:rsidR="001E1179" w:rsidRDefault="002A2129">
            <w:pPr>
              <w:pStyle w:val="Compact"/>
              <w:jc w:val="center"/>
            </w:pPr>
            <w:r>
              <w:t>190</w:t>
            </w:r>
          </w:p>
        </w:tc>
        <w:tc>
          <w:tcPr>
            <w:tcW w:w="0" w:type="auto"/>
          </w:tcPr>
          <w:p w14:paraId="7857B3C6" w14:textId="77777777" w:rsidR="001E1179" w:rsidRDefault="002A2129">
            <w:pPr>
              <w:pStyle w:val="Compact"/>
              <w:jc w:val="center"/>
            </w:pPr>
            <w:r>
              <w:t>390</w:t>
            </w:r>
          </w:p>
        </w:tc>
        <w:tc>
          <w:tcPr>
            <w:tcW w:w="0" w:type="auto"/>
          </w:tcPr>
          <w:p w14:paraId="5798B78D" w14:textId="77777777" w:rsidR="001E1179" w:rsidRDefault="002A2129">
            <w:pPr>
              <w:pStyle w:val="Compact"/>
              <w:jc w:val="center"/>
            </w:pPr>
            <w:r>
              <w:t>2,500</w:t>
            </w:r>
          </w:p>
        </w:tc>
        <w:tc>
          <w:tcPr>
            <w:tcW w:w="0" w:type="auto"/>
          </w:tcPr>
          <w:p w14:paraId="18C6898C" w14:textId="77777777" w:rsidR="001E1179" w:rsidRDefault="002A2129">
            <w:pPr>
              <w:pStyle w:val="Compact"/>
              <w:jc w:val="center"/>
            </w:pPr>
            <w:r>
              <w:t>3,200</w:t>
            </w:r>
          </w:p>
        </w:tc>
        <w:tc>
          <w:tcPr>
            <w:tcW w:w="0" w:type="auto"/>
          </w:tcPr>
          <w:p w14:paraId="139773DD" w14:textId="77777777" w:rsidR="001E1179" w:rsidRDefault="002A2129">
            <w:pPr>
              <w:pStyle w:val="Compact"/>
              <w:jc w:val="center"/>
            </w:pPr>
            <w:r>
              <w:t>6,100</w:t>
            </w:r>
          </w:p>
        </w:tc>
      </w:tr>
      <w:tr w:rsidR="002A2129" w14:paraId="1DFA140C" w14:textId="77777777">
        <w:tc>
          <w:tcPr>
            <w:tcW w:w="0" w:type="auto"/>
          </w:tcPr>
          <w:p w14:paraId="46FB7EA2" w14:textId="77777777" w:rsidR="001E1179" w:rsidRDefault="002A2129">
            <w:pPr>
              <w:pStyle w:val="Compact"/>
            </w:pPr>
            <w:r>
              <w:t>Dusky rockfish</w:t>
            </w:r>
          </w:p>
        </w:tc>
        <w:tc>
          <w:tcPr>
            <w:tcW w:w="0" w:type="auto"/>
          </w:tcPr>
          <w:p w14:paraId="3935DDB3" w14:textId="77777777" w:rsidR="001E1179" w:rsidRDefault="002A2129">
            <w:pPr>
              <w:pStyle w:val="Compact"/>
            </w:pPr>
            <w:r>
              <w:t>AI</w:t>
            </w:r>
          </w:p>
        </w:tc>
        <w:tc>
          <w:tcPr>
            <w:tcW w:w="0" w:type="auto"/>
          </w:tcPr>
          <w:p w14:paraId="6286F57D" w14:textId="77777777" w:rsidR="001E1179" w:rsidRDefault="002A2129">
            <w:pPr>
              <w:pStyle w:val="Compact"/>
              <w:jc w:val="center"/>
            </w:pPr>
            <w:r>
              <w:t>230</w:t>
            </w:r>
          </w:p>
        </w:tc>
        <w:tc>
          <w:tcPr>
            <w:tcW w:w="0" w:type="auto"/>
          </w:tcPr>
          <w:p w14:paraId="6E84B7F7" w14:textId="77777777" w:rsidR="001E1179" w:rsidRDefault="002A2129">
            <w:pPr>
              <w:pStyle w:val="Compact"/>
              <w:jc w:val="center"/>
            </w:pPr>
            <w:r>
              <w:t>200</w:t>
            </w:r>
          </w:p>
        </w:tc>
        <w:tc>
          <w:tcPr>
            <w:tcW w:w="0" w:type="auto"/>
          </w:tcPr>
          <w:p w14:paraId="74926CB9" w14:textId="77777777" w:rsidR="001E1179" w:rsidRDefault="002A2129">
            <w:pPr>
              <w:pStyle w:val="Compact"/>
              <w:jc w:val="center"/>
            </w:pPr>
            <w:r>
              <w:t>430</w:t>
            </w:r>
          </w:p>
        </w:tc>
        <w:tc>
          <w:tcPr>
            <w:tcW w:w="0" w:type="auto"/>
          </w:tcPr>
          <w:p w14:paraId="3061E7EC" w14:textId="77777777" w:rsidR="001E1179" w:rsidRDefault="002A2129">
            <w:pPr>
              <w:pStyle w:val="Compact"/>
              <w:jc w:val="center"/>
            </w:pPr>
            <w:r>
              <w:t>1,000</w:t>
            </w:r>
          </w:p>
        </w:tc>
        <w:tc>
          <w:tcPr>
            <w:tcW w:w="0" w:type="auto"/>
          </w:tcPr>
          <w:p w14:paraId="370B262C" w14:textId="77777777" w:rsidR="001E1179" w:rsidRDefault="002A2129">
            <w:pPr>
              <w:pStyle w:val="Compact"/>
              <w:jc w:val="center"/>
            </w:pPr>
            <w:r>
              <w:t>900</w:t>
            </w:r>
          </w:p>
        </w:tc>
        <w:tc>
          <w:tcPr>
            <w:tcW w:w="0" w:type="auto"/>
          </w:tcPr>
          <w:p w14:paraId="41C42CDE" w14:textId="77777777" w:rsidR="001E1179" w:rsidRDefault="002A2129">
            <w:pPr>
              <w:pStyle w:val="Compact"/>
              <w:jc w:val="center"/>
            </w:pPr>
            <w:r>
              <w:t>2,000</w:t>
            </w:r>
          </w:p>
        </w:tc>
      </w:tr>
      <w:tr w:rsidR="002A2129" w14:paraId="1B3FCAD4" w14:textId="77777777">
        <w:tc>
          <w:tcPr>
            <w:tcW w:w="0" w:type="auto"/>
          </w:tcPr>
          <w:p w14:paraId="1DDFCA35" w14:textId="77777777" w:rsidR="001E1179" w:rsidRDefault="002A2129">
            <w:pPr>
              <w:pStyle w:val="Compact"/>
            </w:pPr>
            <w:r>
              <w:t>flathead sole</w:t>
            </w:r>
          </w:p>
        </w:tc>
        <w:tc>
          <w:tcPr>
            <w:tcW w:w="0" w:type="auto"/>
          </w:tcPr>
          <w:p w14:paraId="2D5D0F6C" w14:textId="77777777" w:rsidR="001E1179" w:rsidRDefault="002A2129">
            <w:pPr>
              <w:pStyle w:val="Compact"/>
            </w:pPr>
            <w:r>
              <w:t>AI</w:t>
            </w:r>
          </w:p>
        </w:tc>
        <w:tc>
          <w:tcPr>
            <w:tcW w:w="0" w:type="auto"/>
          </w:tcPr>
          <w:p w14:paraId="6625769A" w14:textId="77777777" w:rsidR="001E1179" w:rsidRDefault="002A2129">
            <w:pPr>
              <w:pStyle w:val="Compact"/>
              <w:jc w:val="center"/>
            </w:pPr>
            <w:r>
              <w:t>290</w:t>
            </w:r>
          </w:p>
        </w:tc>
        <w:tc>
          <w:tcPr>
            <w:tcW w:w="0" w:type="auto"/>
          </w:tcPr>
          <w:p w14:paraId="4643E004" w14:textId="77777777" w:rsidR="001E1179" w:rsidRDefault="002A2129">
            <w:pPr>
              <w:pStyle w:val="Compact"/>
              <w:jc w:val="center"/>
            </w:pPr>
            <w:r>
              <w:t>240</w:t>
            </w:r>
          </w:p>
        </w:tc>
        <w:tc>
          <w:tcPr>
            <w:tcW w:w="0" w:type="auto"/>
          </w:tcPr>
          <w:p w14:paraId="34F5CCC6" w14:textId="77777777" w:rsidR="001E1179" w:rsidRDefault="002A2129">
            <w:pPr>
              <w:pStyle w:val="Compact"/>
              <w:jc w:val="center"/>
            </w:pPr>
            <w:r>
              <w:t>540</w:t>
            </w:r>
          </w:p>
        </w:tc>
        <w:tc>
          <w:tcPr>
            <w:tcW w:w="0" w:type="auto"/>
          </w:tcPr>
          <w:p w14:paraId="54BDA12B" w14:textId="77777777" w:rsidR="001E1179" w:rsidRDefault="002A2129">
            <w:pPr>
              <w:pStyle w:val="Compact"/>
              <w:jc w:val="center"/>
            </w:pPr>
            <w:r>
              <w:t>10,800</w:t>
            </w:r>
          </w:p>
        </w:tc>
        <w:tc>
          <w:tcPr>
            <w:tcW w:w="0" w:type="auto"/>
          </w:tcPr>
          <w:p w14:paraId="09DCD547" w14:textId="77777777" w:rsidR="001E1179" w:rsidRDefault="002A2129">
            <w:pPr>
              <w:pStyle w:val="Compact"/>
              <w:jc w:val="center"/>
            </w:pPr>
            <w:r>
              <w:t>9,800</w:t>
            </w:r>
          </w:p>
        </w:tc>
        <w:tc>
          <w:tcPr>
            <w:tcW w:w="0" w:type="auto"/>
          </w:tcPr>
          <w:p w14:paraId="77EEB26C" w14:textId="77777777" w:rsidR="001E1179" w:rsidRDefault="002A2129">
            <w:pPr>
              <w:pStyle w:val="Compact"/>
              <w:jc w:val="center"/>
            </w:pPr>
            <w:r>
              <w:t>21,300</w:t>
            </w:r>
          </w:p>
        </w:tc>
      </w:tr>
      <w:tr w:rsidR="002A2129" w14:paraId="66F2BFF7" w14:textId="77777777">
        <w:tc>
          <w:tcPr>
            <w:tcW w:w="0" w:type="auto"/>
          </w:tcPr>
          <w:p w14:paraId="7954E893" w14:textId="77777777" w:rsidR="001E1179" w:rsidRDefault="002A2129">
            <w:pPr>
              <w:pStyle w:val="Compact"/>
            </w:pPr>
            <w:r>
              <w:t>northern rockfish</w:t>
            </w:r>
          </w:p>
        </w:tc>
        <w:tc>
          <w:tcPr>
            <w:tcW w:w="0" w:type="auto"/>
          </w:tcPr>
          <w:p w14:paraId="496B4D22" w14:textId="77777777" w:rsidR="001E1179" w:rsidRDefault="002A2129">
            <w:pPr>
              <w:pStyle w:val="Compact"/>
            </w:pPr>
            <w:r>
              <w:t>AI</w:t>
            </w:r>
          </w:p>
        </w:tc>
        <w:tc>
          <w:tcPr>
            <w:tcW w:w="0" w:type="auto"/>
          </w:tcPr>
          <w:p w14:paraId="347AE366" w14:textId="77777777" w:rsidR="001E1179" w:rsidRDefault="002A2129">
            <w:pPr>
              <w:pStyle w:val="Compact"/>
              <w:jc w:val="center"/>
            </w:pPr>
            <w:r>
              <w:t>240</w:t>
            </w:r>
          </w:p>
        </w:tc>
        <w:tc>
          <w:tcPr>
            <w:tcW w:w="0" w:type="auto"/>
          </w:tcPr>
          <w:p w14:paraId="697295EC" w14:textId="77777777" w:rsidR="001E1179" w:rsidRDefault="002A2129">
            <w:pPr>
              <w:pStyle w:val="Compact"/>
              <w:jc w:val="center"/>
            </w:pPr>
            <w:r>
              <w:t>210</w:t>
            </w:r>
          </w:p>
        </w:tc>
        <w:tc>
          <w:tcPr>
            <w:tcW w:w="0" w:type="auto"/>
          </w:tcPr>
          <w:p w14:paraId="6BEE5EB7" w14:textId="77777777" w:rsidR="001E1179" w:rsidRDefault="002A2129">
            <w:pPr>
              <w:pStyle w:val="Compact"/>
              <w:jc w:val="center"/>
            </w:pPr>
            <w:r>
              <w:t>450</w:t>
            </w:r>
          </w:p>
        </w:tc>
        <w:tc>
          <w:tcPr>
            <w:tcW w:w="0" w:type="auto"/>
          </w:tcPr>
          <w:p w14:paraId="32B48678" w14:textId="77777777" w:rsidR="001E1179" w:rsidRDefault="002A2129">
            <w:pPr>
              <w:pStyle w:val="Compact"/>
              <w:jc w:val="center"/>
            </w:pPr>
            <w:r>
              <w:t>2,000</w:t>
            </w:r>
          </w:p>
        </w:tc>
        <w:tc>
          <w:tcPr>
            <w:tcW w:w="0" w:type="auto"/>
          </w:tcPr>
          <w:p w14:paraId="52978A53" w14:textId="77777777" w:rsidR="001E1179" w:rsidRDefault="002A2129">
            <w:pPr>
              <w:pStyle w:val="Compact"/>
              <w:jc w:val="center"/>
            </w:pPr>
            <w:r>
              <w:t>1,800</w:t>
            </w:r>
          </w:p>
        </w:tc>
        <w:tc>
          <w:tcPr>
            <w:tcW w:w="0" w:type="auto"/>
          </w:tcPr>
          <w:p w14:paraId="1AA27F1A" w14:textId="77777777" w:rsidR="001E1179" w:rsidRDefault="002A2129">
            <w:pPr>
              <w:pStyle w:val="Compact"/>
              <w:jc w:val="center"/>
            </w:pPr>
            <w:r>
              <w:t>3,900</w:t>
            </w:r>
          </w:p>
        </w:tc>
      </w:tr>
      <w:tr w:rsidR="002A2129" w14:paraId="4385DE65" w14:textId="77777777">
        <w:tc>
          <w:tcPr>
            <w:tcW w:w="0" w:type="auto"/>
          </w:tcPr>
          <w:p w14:paraId="09BB576D" w14:textId="77777777" w:rsidR="001E1179" w:rsidRDefault="002A2129">
            <w:pPr>
              <w:pStyle w:val="Compact"/>
            </w:pPr>
            <w:r>
              <w:t>Pacific cod</w:t>
            </w:r>
          </w:p>
        </w:tc>
        <w:tc>
          <w:tcPr>
            <w:tcW w:w="0" w:type="auto"/>
          </w:tcPr>
          <w:p w14:paraId="7315AB44" w14:textId="77777777" w:rsidR="001E1179" w:rsidRDefault="002A2129">
            <w:pPr>
              <w:pStyle w:val="Compact"/>
            </w:pPr>
            <w:r>
              <w:t>AI</w:t>
            </w:r>
          </w:p>
        </w:tc>
        <w:tc>
          <w:tcPr>
            <w:tcW w:w="0" w:type="auto"/>
          </w:tcPr>
          <w:p w14:paraId="21583229" w14:textId="77777777" w:rsidR="001E1179" w:rsidRDefault="002A2129">
            <w:pPr>
              <w:pStyle w:val="Compact"/>
              <w:jc w:val="center"/>
            </w:pPr>
            <w:r>
              <w:t>320</w:t>
            </w:r>
          </w:p>
        </w:tc>
        <w:tc>
          <w:tcPr>
            <w:tcW w:w="0" w:type="auto"/>
          </w:tcPr>
          <w:p w14:paraId="4F891C72" w14:textId="77777777" w:rsidR="001E1179" w:rsidRDefault="002A2129">
            <w:pPr>
              <w:pStyle w:val="Compact"/>
              <w:jc w:val="center"/>
            </w:pPr>
            <w:r>
              <w:t>300</w:t>
            </w:r>
          </w:p>
        </w:tc>
        <w:tc>
          <w:tcPr>
            <w:tcW w:w="0" w:type="auto"/>
          </w:tcPr>
          <w:p w14:paraId="5A151B2D" w14:textId="77777777" w:rsidR="001E1179" w:rsidRDefault="002A2129">
            <w:pPr>
              <w:pStyle w:val="Compact"/>
              <w:jc w:val="center"/>
            </w:pPr>
            <w:r>
              <w:t>620</w:t>
            </w:r>
          </w:p>
        </w:tc>
        <w:tc>
          <w:tcPr>
            <w:tcW w:w="0" w:type="auto"/>
          </w:tcPr>
          <w:p w14:paraId="76C07E69" w14:textId="77777777" w:rsidR="001E1179" w:rsidRDefault="002A2129">
            <w:pPr>
              <w:pStyle w:val="Compact"/>
              <w:jc w:val="center"/>
            </w:pPr>
            <w:r>
              <w:t>5,300</w:t>
            </w:r>
          </w:p>
        </w:tc>
        <w:tc>
          <w:tcPr>
            <w:tcW w:w="0" w:type="auto"/>
          </w:tcPr>
          <w:p w14:paraId="51BE8604" w14:textId="77777777" w:rsidR="001E1179" w:rsidRDefault="002A2129">
            <w:pPr>
              <w:pStyle w:val="Compact"/>
              <w:jc w:val="center"/>
            </w:pPr>
            <w:r>
              <w:t>5,200</w:t>
            </w:r>
          </w:p>
        </w:tc>
        <w:tc>
          <w:tcPr>
            <w:tcW w:w="0" w:type="auto"/>
          </w:tcPr>
          <w:p w14:paraId="15283BAB" w14:textId="77777777" w:rsidR="001E1179" w:rsidRDefault="002A2129">
            <w:pPr>
              <w:pStyle w:val="Compact"/>
              <w:jc w:val="center"/>
            </w:pPr>
            <w:r>
              <w:t>10,900</w:t>
            </w:r>
          </w:p>
        </w:tc>
      </w:tr>
      <w:tr w:rsidR="002A2129" w14:paraId="43189968" w14:textId="77777777">
        <w:tc>
          <w:tcPr>
            <w:tcW w:w="0" w:type="auto"/>
          </w:tcPr>
          <w:p w14:paraId="01B1A947" w14:textId="77777777" w:rsidR="001E1179" w:rsidRDefault="002A2129">
            <w:pPr>
              <w:pStyle w:val="Compact"/>
            </w:pPr>
            <w:r>
              <w:t>Pacific ocean perch</w:t>
            </w:r>
          </w:p>
        </w:tc>
        <w:tc>
          <w:tcPr>
            <w:tcW w:w="0" w:type="auto"/>
          </w:tcPr>
          <w:p w14:paraId="17B7C171" w14:textId="77777777" w:rsidR="001E1179" w:rsidRDefault="002A2129">
            <w:pPr>
              <w:pStyle w:val="Compact"/>
            </w:pPr>
            <w:r>
              <w:t>AI</w:t>
            </w:r>
          </w:p>
        </w:tc>
        <w:tc>
          <w:tcPr>
            <w:tcW w:w="0" w:type="auto"/>
          </w:tcPr>
          <w:p w14:paraId="7F84CBD0" w14:textId="77777777" w:rsidR="001E1179" w:rsidRDefault="002A2129">
            <w:pPr>
              <w:pStyle w:val="Compact"/>
              <w:jc w:val="center"/>
            </w:pPr>
            <w:r>
              <w:t>550</w:t>
            </w:r>
          </w:p>
        </w:tc>
        <w:tc>
          <w:tcPr>
            <w:tcW w:w="0" w:type="auto"/>
          </w:tcPr>
          <w:p w14:paraId="248BF183" w14:textId="77777777" w:rsidR="001E1179" w:rsidRDefault="002A2129">
            <w:pPr>
              <w:pStyle w:val="Compact"/>
              <w:jc w:val="center"/>
            </w:pPr>
            <w:r>
              <w:t>550</w:t>
            </w:r>
          </w:p>
        </w:tc>
        <w:tc>
          <w:tcPr>
            <w:tcW w:w="0" w:type="auto"/>
          </w:tcPr>
          <w:p w14:paraId="27BCE750" w14:textId="77777777" w:rsidR="001E1179" w:rsidRDefault="002A2129">
            <w:pPr>
              <w:pStyle w:val="Compact"/>
              <w:jc w:val="center"/>
            </w:pPr>
            <w:r>
              <w:t>1,100</w:t>
            </w:r>
          </w:p>
        </w:tc>
        <w:tc>
          <w:tcPr>
            <w:tcW w:w="0" w:type="auto"/>
          </w:tcPr>
          <w:p w14:paraId="1502AECC" w14:textId="77777777" w:rsidR="001E1179" w:rsidRDefault="002A2129">
            <w:pPr>
              <w:pStyle w:val="Compact"/>
              <w:jc w:val="center"/>
            </w:pPr>
            <w:r>
              <w:t>9,000</w:t>
            </w:r>
          </w:p>
        </w:tc>
        <w:tc>
          <w:tcPr>
            <w:tcW w:w="0" w:type="auto"/>
          </w:tcPr>
          <w:p w14:paraId="22F88D92" w14:textId="77777777" w:rsidR="001E1179" w:rsidRDefault="002A2129">
            <w:pPr>
              <w:pStyle w:val="Compact"/>
              <w:jc w:val="center"/>
            </w:pPr>
            <w:r>
              <w:t>10,200</w:t>
            </w:r>
          </w:p>
        </w:tc>
        <w:tc>
          <w:tcPr>
            <w:tcW w:w="0" w:type="auto"/>
          </w:tcPr>
          <w:p w14:paraId="345BDC20" w14:textId="77777777" w:rsidR="001E1179" w:rsidRDefault="002A2129">
            <w:pPr>
              <w:pStyle w:val="Compact"/>
              <w:jc w:val="center"/>
            </w:pPr>
            <w:r>
              <w:t>20,500</w:t>
            </w:r>
          </w:p>
        </w:tc>
      </w:tr>
      <w:tr w:rsidR="002A2129" w14:paraId="38DBAE2D" w14:textId="77777777">
        <w:tc>
          <w:tcPr>
            <w:tcW w:w="0" w:type="auto"/>
          </w:tcPr>
          <w:p w14:paraId="21C20632" w14:textId="77777777" w:rsidR="001E1179" w:rsidRDefault="002A2129">
            <w:pPr>
              <w:pStyle w:val="Compact"/>
            </w:pPr>
            <w:r>
              <w:t>REBS rockfish complex</w:t>
            </w:r>
          </w:p>
        </w:tc>
        <w:tc>
          <w:tcPr>
            <w:tcW w:w="0" w:type="auto"/>
          </w:tcPr>
          <w:p w14:paraId="2B7476B8" w14:textId="77777777" w:rsidR="001E1179" w:rsidRDefault="002A2129">
            <w:pPr>
              <w:pStyle w:val="Compact"/>
            </w:pPr>
            <w:r>
              <w:t>AI</w:t>
            </w:r>
          </w:p>
        </w:tc>
        <w:tc>
          <w:tcPr>
            <w:tcW w:w="0" w:type="auto"/>
          </w:tcPr>
          <w:p w14:paraId="2DFB406B" w14:textId="77777777" w:rsidR="001E1179" w:rsidRDefault="002A2129">
            <w:pPr>
              <w:pStyle w:val="Compact"/>
              <w:jc w:val="center"/>
            </w:pPr>
            <w:r>
              <w:t>280</w:t>
            </w:r>
          </w:p>
        </w:tc>
        <w:tc>
          <w:tcPr>
            <w:tcW w:w="0" w:type="auto"/>
          </w:tcPr>
          <w:p w14:paraId="1AE31EF7" w14:textId="77777777" w:rsidR="001E1179" w:rsidRDefault="002A2129">
            <w:pPr>
              <w:pStyle w:val="Compact"/>
              <w:jc w:val="center"/>
            </w:pPr>
            <w:r>
              <w:t>280</w:t>
            </w:r>
          </w:p>
        </w:tc>
        <w:tc>
          <w:tcPr>
            <w:tcW w:w="0" w:type="auto"/>
          </w:tcPr>
          <w:p w14:paraId="1627B842" w14:textId="77777777" w:rsidR="001E1179" w:rsidRDefault="002A2129">
            <w:pPr>
              <w:pStyle w:val="Compact"/>
              <w:jc w:val="center"/>
            </w:pPr>
            <w:r>
              <w:t>560</w:t>
            </w:r>
          </w:p>
        </w:tc>
        <w:tc>
          <w:tcPr>
            <w:tcW w:w="0" w:type="auto"/>
          </w:tcPr>
          <w:p w14:paraId="0CD47D3E" w14:textId="77777777" w:rsidR="001E1179" w:rsidRDefault="002A2129">
            <w:pPr>
              <w:pStyle w:val="Compact"/>
              <w:jc w:val="center"/>
            </w:pPr>
            <w:r>
              <w:t>1,600</w:t>
            </w:r>
          </w:p>
        </w:tc>
        <w:tc>
          <w:tcPr>
            <w:tcW w:w="0" w:type="auto"/>
          </w:tcPr>
          <w:p w14:paraId="4ED56F04" w14:textId="77777777" w:rsidR="001E1179" w:rsidRDefault="002A2129">
            <w:pPr>
              <w:pStyle w:val="Compact"/>
              <w:jc w:val="center"/>
            </w:pPr>
            <w:r>
              <w:t>1,700</w:t>
            </w:r>
          </w:p>
        </w:tc>
        <w:tc>
          <w:tcPr>
            <w:tcW w:w="0" w:type="auto"/>
          </w:tcPr>
          <w:p w14:paraId="6D10CED5" w14:textId="77777777" w:rsidR="001E1179" w:rsidRDefault="002A2129">
            <w:pPr>
              <w:pStyle w:val="Compact"/>
              <w:jc w:val="center"/>
            </w:pPr>
            <w:r>
              <w:t>3,400</w:t>
            </w:r>
          </w:p>
        </w:tc>
      </w:tr>
      <w:tr w:rsidR="002A2129" w14:paraId="1B8F75F3" w14:textId="77777777">
        <w:tc>
          <w:tcPr>
            <w:tcW w:w="0" w:type="auto"/>
          </w:tcPr>
          <w:p w14:paraId="5EB5C44B" w14:textId="77777777" w:rsidR="001E1179" w:rsidRDefault="002A2129">
            <w:pPr>
              <w:pStyle w:val="Compact"/>
            </w:pPr>
            <w:r>
              <w:t xml:space="preserve">walleye </w:t>
            </w:r>
            <w:proofErr w:type="spellStart"/>
            <w:r>
              <w:t>pollock</w:t>
            </w:r>
            <w:proofErr w:type="spellEnd"/>
          </w:p>
        </w:tc>
        <w:tc>
          <w:tcPr>
            <w:tcW w:w="0" w:type="auto"/>
          </w:tcPr>
          <w:p w14:paraId="7E386A2D" w14:textId="77777777" w:rsidR="001E1179" w:rsidRDefault="002A2129">
            <w:pPr>
              <w:pStyle w:val="Compact"/>
            </w:pPr>
            <w:r>
              <w:t>AI</w:t>
            </w:r>
          </w:p>
        </w:tc>
        <w:tc>
          <w:tcPr>
            <w:tcW w:w="0" w:type="auto"/>
          </w:tcPr>
          <w:p w14:paraId="554E46FE" w14:textId="77777777" w:rsidR="001E1179" w:rsidRDefault="002A2129">
            <w:pPr>
              <w:pStyle w:val="Compact"/>
              <w:jc w:val="center"/>
            </w:pPr>
            <w:r>
              <w:t>710</w:t>
            </w:r>
          </w:p>
        </w:tc>
        <w:tc>
          <w:tcPr>
            <w:tcW w:w="0" w:type="auto"/>
          </w:tcPr>
          <w:p w14:paraId="370667D9" w14:textId="77777777" w:rsidR="001E1179" w:rsidRDefault="002A2129">
            <w:pPr>
              <w:pStyle w:val="Compact"/>
              <w:jc w:val="center"/>
            </w:pPr>
            <w:r>
              <w:t>600</w:t>
            </w:r>
          </w:p>
        </w:tc>
        <w:tc>
          <w:tcPr>
            <w:tcW w:w="0" w:type="auto"/>
          </w:tcPr>
          <w:p w14:paraId="0BCAC70D" w14:textId="77777777" w:rsidR="001E1179" w:rsidRDefault="002A2129">
            <w:pPr>
              <w:pStyle w:val="Compact"/>
              <w:jc w:val="center"/>
            </w:pPr>
            <w:r>
              <w:t>1,330</w:t>
            </w:r>
          </w:p>
        </w:tc>
        <w:tc>
          <w:tcPr>
            <w:tcW w:w="0" w:type="auto"/>
          </w:tcPr>
          <w:p w14:paraId="7D4301AE" w14:textId="77777777" w:rsidR="001E1179" w:rsidRDefault="002A2129">
            <w:pPr>
              <w:pStyle w:val="Compact"/>
              <w:jc w:val="center"/>
            </w:pPr>
            <w:r>
              <w:t>13,700</w:t>
            </w:r>
          </w:p>
        </w:tc>
        <w:tc>
          <w:tcPr>
            <w:tcW w:w="0" w:type="auto"/>
          </w:tcPr>
          <w:p w14:paraId="0EA466C0" w14:textId="77777777" w:rsidR="001E1179" w:rsidRDefault="002A2129">
            <w:pPr>
              <w:pStyle w:val="Compact"/>
              <w:jc w:val="center"/>
            </w:pPr>
            <w:r>
              <w:t>11,400</w:t>
            </w:r>
          </w:p>
        </w:tc>
        <w:tc>
          <w:tcPr>
            <w:tcW w:w="0" w:type="auto"/>
          </w:tcPr>
          <w:p w14:paraId="54069503" w14:textId="77777777" w:rsidR="001E1179" w:rsidRDefault="002A2129">
            <w:pPr>
              <w:pStyle w:val="Compact"/>
              <w:jc w:val="center"/>
            </w:pPr>
            <w:r>
              <w:t>28,200</w:t>
            </w:r>
          </w:p>
        </w:tc>
      </w:tr>
      <w:tr w:rsidR="002A2129" w14:paraId="7304C8C1" w14:textId="77777777">
        <w:tc>
          <w:tcPr>
            <w:tcW w:w="0" w:type="auto"/>
          </w:tcPr>
          <w:p w14:paraId="69ACA74B" w14:textId="77777777" w:rsidR="001E1179" w:rsidRDefault="002A2129">
            <w:pPr>
              <w:pStyle w:val="Compact"/>
            </w:pPr>
            <w:proofErr w:type="spellStart"/>
            <w:r>
              <w:t>arrowtooth</w:t>
            </w:r>
            <w:proofErr w:type="spellEnd"/>
            <w:r>
              <w:t xml:space="preserve"> flounder</w:t>
            </w:r>
          </w:p>
        </w:tc>
        <w:tc>
          <w:tcPr>
            <w:tcW w:w="0" w:type="auto"/>
          </w:tcPr>
          <w:p w14:paraId="1F9AD50B" w14:textId="77777777" w:rsidR="001E1179" w:rsidRDefault="002A2129">
            <w:pPr>
              <w:pStyle w:val="Compact"/>
            </w:pPr>
            <w:r>
              <w:t>GOA</w:t>
            </w:r>
          </w:p>
        </w:tc>
        <w:tc>
          <w:tcPr>
            <w:tcW w:w="0" w:type="auto"/>
          </w:tcPr>
          <w:p w14:paraId="11EBD6F3" w14:textId="77777777" w:rsidR="001E1179" w:rsidRDefault="002A2129">
            <w:pPr>
              <w:pStyle w:val="Compact"/>
              <w:jc w:val="center"/>
            </w:pPr>
            <w:r>
              <w:t>290</w:t>
            </w:r>
          </w:p>
        </w:tc>
        <w:tc>
          <w:tcPr>
            <w:tcW w:w="0" w:type="auto"/>
          </w:tcPr>
          <w:p w14:paraId="1FA1D47D" w14:textId="77777777" w:rsidR="001E1179" w:rsidRDefault="002A2129">
            <w:pPr>
              <w:pStyle w:val="Compact"/>
              <w:jc w:val="center"/>
            </w:pPr>
            <w:r>
              <w:t>240</w:t>
            </w:r>
          </w:p>
        </w:tc>
        <w:tc>
          <w:tcPr>
            <w:tcW w:w="0" w:type="auto"/>
          </w:tcPr>
          <w:p w14:paraId="1E617955" w14:textId="77777777" w:rsidR="001E1179" w:rsidRDefault="002A2129">
            <w:pPr>
              <w:pStyle w:val="Compact"/>
              <w:jc w:val="center"/>
            </w:pPr>
            <w:r>
              <w:t>520</w:t>
            </w:r>
          </w:p>
        </w:tc>
        <w:tc>
          <w:tcPr>
            <w:tcW w:w="0" w:type="auto"/>
          </w:tcPr>
          <w:p w14:paraId="1C787504" w14:textId="77777777" w:rsidR="001E1179" w:rsidRDefault="002A2129">
            <w:pPr>
              <w:pStyle w:val="Compact"/>
              <w:jc w:val="center"/>
            </w:pPr>
            <w:r>
              <w:t>6,300</w:t>
            </w:r>
          </w:p>
        </w:tc>
        <w:tc>
          <w:tcPr>
            <w:tcW w:w="0" w:type="auto"/>
          </w:tcPr>
          <w:p w14:paraId="542DEAB3" w14:textId="77777777" w:rsidR="001E1179" w:rsidRDefault="002A2129">
            <w:pPr>
              <w:pStyle w:val="Compact"/>
              <w:jc w:val="center"/>
            </w:pPr>
            <w:r>
              <w:t>3,900</w:t>
            </w:r>
          </w:p>
        </w:tc>
        <w:tc>
          <w:tcPr>
            <w:tcW w:w="0" w:type="auto"/>
          </w:tcPr>
          <w:p w14:paraId="0091C37A" w14:textId="77777777" w:rsidR="001E1179" w:rsidRDefault="002A2129">
            <w:pPr>
              <w:pStyle w:val="Compact"/>
              <w:jc w:val="center"/>
            </w:pPr>
            <w:r>
              <w:t>10,600</w:t>
            </w:r>
          </w:p>
        </w:tc>
      </w:tr>
      <w:tr w:rsidR="002A2129" w14:paraId="316B17FB" w14:textId="77777777">
        <w:tc>
          <w:tcPr>
            <w:tcW w:w="0" w:type="auto"/>
          </w:tcPr>
          <w:p w14:paraId="19967F1D" w14:textId="77777777" w:rsidR="001E1179" w:rsidRDefault="002A2129">
            <w:pPr>
              <w:pStyle w:val="Compact"/>
            </w:pPr>
            <w:r>
              <w:t>Atka mackerel</w:t>
            </w:r>
          </w:p>
        </w:tc>
        <w:tc>
          <w:tcPr>
            <w:tcW w:w="0" w:type="auto"/>
          </w:tcPr>
          <w:p w14:paraId="3D97493C" w14:textId="77777777" w:rsidR="001E1179" w:rsidRDefault="002A2129">
            <w:pPr>
              <w:pStyle w:val="Compact"/>
            </w:pPr>
            <w:r>
              <w:t>GOA</w:t>
            </w:r>
          </w:p>
        </w:tc>
        <w:tc>
          <w:tcPr>
            <w:tcW w:w="0" w:type="auto"/>
          </w:tcPr>
          <w:p w14:paraId="6FE16A7F" w14:textId="77777777" w:rsidR="001E1179" w:rsidRDefault="002A2129">
            <w:pPr>
              <w:pStyle w:val="Compact"/>
              <w:jc w:val="center"/>
            </w:pPr>
            <w:r>
              <w:t>320</w:t>
            </w:r>
          </w:p>
        </w:tc>
        <w:tc>
          <w:tcPr>
            <w:tcW w:w="0" w:type="auto"/>
          </w:tcPr>
          <w:p w14:paraId="35BF72F6" w14:textId="77777777" w:rsidR="001E1179" w:rsidRDefault="002A2129">
            <w:pPr>
              <w:pStyle w:val="Compact"/>
              <w:jc w:val="center"/>
            </w:pPr>
            <w:r>
              <w:t>290</w:t>
            </w:r>
          </w:p>
        </w:tc>
        <w:tc>
          <w:tcPr>
            <w:tcW w:w="0" w:type="auto"/>
          </w:tcPr>
          <w:p w14:paraId="0CAA25B5" w14:textId="77777777" w:rsidR="001E1179" w:rsidRDefault="002A2129">
            <w:pPr>
              <w:pStyle w:val="Compact"/>
              <w:jc w:val="center"/>
            </w:pPr>
            <w:r>
              <w:t>610</w:t>
            </w:r>
          </w:p>
        </w:tc>
        <w:tc>
          <w:tcPr>
            <w:tcW w:w="0" w:type="auto"/>
          </w:tcPr>
          <w:p w14:paraId="7675382A" w14:textId="77777777" w:rsidR="001E1179" w:rsidRDefault="002A2129">
            <w:pPr>
              <w:pStyle w:val="Compact"/>
              <w:jc w:val="center"/>
            </w:pPr>
            <w:r>
              <w:t>4,600</w:t>
            </w:r>
          </w:p>
        </w:tc>
        <w:tc>
          <w:tcPr>
            <w:tcW w:w="0" w:type="auto"/>
          </w:tcPr>
          <w:p w14:paraId="09F891EE" w14:textId="77777777" w:rsidR="001E1179" w:rsidRDefault="002A2129">
            <w:pPr>
              <w:pStyle w:val="Compact"/>
              <w:jc w:val="center"/>
            </w:pPr>
            <w:r>
              <w:t>4,300</w:t>
            </w:r>
          </w:p>
        </w:tc>
        <w:tc>
          <w:tcPr>
            <w:tcW w:w="0" w:type="auto"/>
          </w:tcPr>
          <w:p w14:paraId="200315E1" w14:textId="77777777" w:rsidR="001E1179" w:rsidRDefault="002A2129">
            <w:pPr>
              <w:pStyle w:val="Compact"/>
              <w:jc w:val="center"/>
            </w:pPr>
            <w:r>
              <w:t>9,100</w:t>
            </w:r>
          </w:p>
        </w:tc>
      </w:tr>
      <w:tr w:rsidR="002A2129" w14:paraId="099D1D77" w14:textId="77777777">
        <w:tc>
          <w:tcPr>
            <w:tcW w:w="0" w:type="auto"/>
          </w:tcPr>
          <w:p w14:paraId="7483B758" w14:textId="77777777" w:rsidR="001E1179" w:rsidRDefault="002A2129">
            <w:pPr>
              <w:pStyle w:val="Compact"/>
            </w:pPr>
            <w:r>
              <w:t>Kamchatka flounder</w:t>
            </w:r>
          </w:p>
        </w:tc>
        <w:tc>
          <w:tcPr>
            <w:tcW w:w="0" w:type="auto"/>
          </w:tcPr>
          <w:p w14:paraId="7C1DAFE3" w14:textId="77777777" w:rsidR="001E1179" w:rsidRDefault="002A2129">
            <w:pPr>
              <w:pStyle w:val="Compact"/>
            </w:pPr>
            <w:r>
              <w:t>GOA</w:t>
            </w:r>
          </w:p>
        </w:tc>
        <w:tc>
          <w:tcPr>
            <w:tcW w:w="0" w:type="auto"/>
          </w:tcPr>
          <w:p w14:paraId="19F1A0A9" w14:textId="77777777" w:rsidR="001E1179" w:rsidRDefault="002A2129">
            <w:pPr>
              <w:pStyle w:val="Compact"/>
              <w:jc w:val="center"/>
            </w:pPr>
            <w:r>
              <w:t>260</w:t>
            </w:r>
          </w:p>
        </w:tc>
        <w:tc>
          <w:tcPr>
            <w:tcW w:w="0" w:type="auto"/>
          </w:tcPr>
          <w:p w14:paraId="65AD3D59" w14:textId="77777777" w:rsidR="001E1179" w:rsidRDefault="002A2129">
            <w:pPr>
              <w:pStyle w:val="Compact"/>
              <w:jc w:val="center"/>
            </w:pPr>
            <w:r>
              <w:t>250</w:t>
            </w:r>
          </w:p>
        </w:tc>
        <w:tc>
          <w:tcPr>
            <w:tcW w:w="0" w:type="auto"/>
          </w:tcPr>
          <w:p w14:paraId="421763E3" w14:textId="77777777" w:rsidR="001E1179" w:rsidRDefault="002A2129">
            <w:pPr>
              <w:pStyle w:val="Compact"/>
              <w:jc w:val="center"/>
            </w:pPr>
            <w:r>
              <w:t>510</w:t>
            </w:r>
          </w:p>
        </w:tc>
        <w:tc>
          <w:tcPr>
            <w:tcW w:w="0" w:type="auto"/>
          </w:tcPr>
          <w:p w14:paraId="165FCC2A" w14:textId="77777777" w:rsidR="001E1179" w:rsidRDefault="002A2129">
            <w:pPr>
              <w:pStyle w:val="Compact"/>
              <w:jc w:val="center"/>
            </w:pPr>
            <w:r>
              <w:t>1,100</w:t>
            </w:r>
          </w:p>
        </w:tc>
        <w:tc>
          <w:tcPr>
            <w:tcW w:w="0" w:type="auto"/>
          </w:tcPr>
          <w:p w14:paraId="742832C8" w14:textId="77777777" w:rsidR="001E1179" w:rsidRDefault="002A2129">
            <w:pPr>
              <w:pStyle w:val="Compact"/>
              <w:jc w:val="center"/>
            </w:pPr>
            <w:r>
              <w:t>1,600</w:t>
            </w:r>
          </w:p>
        </w:tc>
        <w:tc>
          <w:tcPr>
            <w:tcW w:w="0" w:type="auto"/>
          </w:tcPr>
          <w:p w14:paraId="45312675" w14:textId="77777777" w:rsidR="001E1179" w:rsidRDefault="002A2129">
            <w:pPr>
              <w:pStyle w:val="Compact"/>
              <w:jc w:val="center"/>
            </w:pPr>
            <w:r>
              <w:t>2,700</w:t>
            </w:r>
          </w:p>
        </w:tc>
      </w:tr>
      <w:tr w:rsidR="002A2129" w14:paraId="511587DE" w14:textId="77777777">
        <w:tc>
          <w:tcPr>
            <w:tcW w:w="0" w:type="auto"/>
          </w:tcPr>
          <w:p w14:paraId="6B80123A" w14:textId="77777777" w:rsidR="001E1179" w:rsidRDefault="002A2129">
            <w:pPr>
              <w:pStyle w:val="Compact"/>
            </w:pPr>
            <w:r>
              <w:t>northern rockfish</w:t>
            </w:r>
          </w:p>
        </w:tc>
        <w:tc>
          <w:tcPr>
            <w:tcW w:w="0" w:type="auto"/>
          </w:tcPr>
          <w:p w14:paraId="2B483D86" w14:textId="77777777" w:rsidR="001E1179" w:rsidRDefault="002A2129">
            <w:pPr>
              <w:pStyle w:val="Compact"/>
            </w:pPr>
            <w:r>
              <w:t>GOA</w:t>
            </w:r>
          </w:p>
        </w:tc>
        <w:tc>
          <w:tcPr>
            <w:tcW w:w="0" w:type="auto"/>
          </w:tcPr>
          <w:p w14:paraId="0D6CFA4D" w14:textId="77777777" w:rsidR="001E1179" w:rsidRDefault="002A2129">
            <w:pPr>
              <w:pStyle w:val="Compact"/>
              <w:jc w:val="center"/>
            </w:pPr>
            <w:r>
              <w:t>300</w:t>
            </w:r>
          </w:p>
        </w:tc>
        <w:tc>
          <w:tcPr>
            <w:tcW w:w="0" w:type="auto"/>
          </w:tcPr>
          <w:p w14:paraId="28CB0D6D" w14:textId="77777777" w:rsidR="001E1179" w:rsidRDefault="002A2129">
            <w:pPr>
              <w:pStyle w:val="Compact"/>
              <w:jc w:val="center"/>
            </w:pPr>
            <w:r>
              <w:t>240</w:t>
            </w:r>
          </w:p>
        </w:tc>
        <w:tc>
          <w:tcPr>
            <w:tcW w:w="0" w:type="auto"/>
          </w:tcPr>
          <w:p w14:paraId="10CEE3F2" w14:textId="77777777" w:rsidR="001E1179" w:rsidRDefault="002A2129">
            <w:pPr>
              <w:pStyle w:val="Compact"/>
              <w:jc w:val="center"/>
            </w:pPr>
            <w:r>
              <w:t>540</w:t>
            </w:r>
          </w:p>
        </w:tc>
        <w:tc>
          <w:tcPr>
            <w:tcW w:w="0" w:type="auto"/>
          </w:tcPr>
          <w:p w14:paraId="6C0B6A1E" w14:textId="77777777" w:rsidR="001E1179" w:rsidRDefault="002A2129">
            <w:pPr>
              <w:pStyle w:val="Compact"/>
              <w:jc w:val="center"/>
            </w:pPr>
            <w:r>
              <w:t>5,600</w:t>
            </w:r>
          </w:p>
        </w:tc>
        <w:tc>
          <w:tcPr>
            <w:tcW w:w="0" w:type="auto"/>
          </w:tcPr>
          <w:p w14:paraId="0CF2EB60" w14:textId="77777777" w:rsidR="001E1179" w:rsidRDefault="002A2129">
            <w:pPr>
              <w:pStyle w:val="Compact"/>
              <w:jc w:val="center"/>
            </w:pPr>
            <w:r>
              <w:t>3,600</w:t>
            </w:r>
          </w:p>
        </w:tc>
        <w:tc>
          <w:tcPr>
            <w:tcW w:w="0" w:type="auto"/>
          </w:tcPr>
          <w:p w14:paraId="5E3C79B2" w14:textId="77777777" w:rsidR="001E1179" w:rsidRDefault="002A2129">
            <w:pPr>
              <w:pStyle w:val="Compact"/>
              <w:jc w:val="center"/>
            </w:pPr>
            <w:r>
              <w:t>9,300</w:t>
            </w:r>
          </w:p>
        </w:tc>
      </w:tr>
      <w:tr w:rsidR="002A2129" w14:paraId="4BE6051B" w14:textId="77777777">
        <w:tc>
          <w:tcPr>
            <w:tcW w:w="0" w:type="auto"/>
          </w:tcPr>
          <w:p w14:paraId="420A2032" w14:textId="77777777" w:rsidR="001E1179" w:rsidRDefault="002A2129">
            <w:pPr>
              <w:pStyle w:val="Compact"/>
            </w:pPr>
            <w:r>
              <w:t>Pacific cod</w:t>
            </w:r>
          </w:p>
        </w:tc>
        <w:tc>
          <w:tcPr>
            <w:tcW w:w="0" w:type="auto"/>
          </w:tcPr>
          <w:p w14:paraId="1982021F" w14:textId="77777777" w:rsidR="001E1179" w:rsidRDefault="002A2129">
            <w:pPr>
              <w:pStyle w:val="Compact"/>
            </w:pPr>
            <w:r>
              <w:t>GOA</w:t>
            </w:r>
          </w:p>
        </w:tc>
        <w:tc>
          <w:tcPr>
            <w:tcW w:w="0" w:type="auto"/>
          </w:tcPr>
          <w:p w14:paraId="2B981E94" w14:textId="77777777" w:rsidR="001E1179" w:rsidRDefault="002A2129">
            <w:pPr>
              <w:pStyle w:val="Compact"/>
              <w:jc w:val="center"/>
            </w:pPr>
            <w:r>
              <w:t>390</w:t>
            </w:r>
          </w:p>
        </w:tc>
        <w:tc>
          <w:tcPr>
            <w:tcW w:w="0" w:type="auto"/>
          </w:tcPr>
          <w:p w14:paraId="05D9D9E7" w14:textId="77777777" w:rsidR="001E1179" w:rsidRDefault="002A2129">
            <w:pPr>
              <w:pStyle w:val="Compact"/>
              <w:jc w:val="center"/>
            </w:pPr>
            <w:r>
              <w:t>390</w:t>
            </w:r>
          </w:p>
        </w:tc>
        <w:tc>
          <w:tcPr>
            <w:tcW w:w="0" w:type="auto"/>
          </w:tcPr>
          <w:p w14:paraId="118926FF" w14:textId="77777777" w:rsidR="001E1179" w:rsidRDefault="002A2129">
            <w:pPr>
              <w:pStyle w:val="Compact"/>
              <w:jc w:val="center"/>
            </w:pPr>
            <w:r>
              <w:t>790</w:t>
            </w:r>
          </w:p>
        </w:tc>
        <w:tc>
          <w:tcPr>
            <w:tcW w:w="0" w:type="auto"/>
          </w:tcPr>
          <w:p w14:paraId="55A9C154" w14:textId="77777777" w:rsidR="001E1179" w:rsidRDefault="002A2129">
            <w:pPr>
              <w:pStyle w:val="Compact"/>
              <w:jc w:val="center"/>
            </w:pPr>
            <w:r>
              <w:t>3,300</w:t>
            </w:r>
          </w:p>
        </w:tc>
        <w:tc>
          <w:tcPr>
            <w:tcW w:w="0" w:type="auto"/>
          </w:tcPr>
          <w:p w14:paraId="6C6A924C" w14:textId="77777777" w:rsidR="001E1179" w:rsidRDefault="002A2129">
            <w:pPr>
              <w:pStyle w:val="Compact"/>
              <w:jc w:val="center"/>
            </w:pPr>
            <w:r>
              <w:t>3,500</w:t>
            </w:r>
          </w:p>
        </w:tc>
        <w:tc>
          <w:tcPr>
            <w:tcW w:w="0" w:type="auto"/>
          </w:tcPr>
          <w:p w14:paraId="4F7B6532" w14:textId="77777777" w:rsidR="001E1179" w:rsidRDefault="002A2129">
            <w:pPr>
              <w:pStyle w:val="Compact"/>
              <w:jc w:val="center"/>
            </w:pPr>
            <w:r>
              <w:t>7,100</w:t>
            </w:r>
          </w:p>
        </w:tc>
      </w:tr>
      <w:tr w:rsidR="002A2129" w14:paraId="66EEC984" w14:textId="77777777">
        <w:tc>
          <w:tcPr>
            <w:tcW w:w="0" w:type="auto"/>
          </w:tcPr>
          <w:p w14:paraId="525EC3C2" w14:textId="77777777" w:rsidR="001E1179" w:rsidRDefault="002A2129">
            <w:pPr>
              <w:pStyle w:val="Compact"/>
            </w:pPr>
            <w:r>
              <w:t>Pacific ocean perch</w:t>
            </w:r>
          </w:p>
        </w:tc>
        <w:tc>
          <w:tcPr>
            <w:tcW w:w="0" w:type="auto"/>
          </w:tcPr>
          <w:p w14:paraId="1888D959" w14:textId="77777777" w:rsidR="001E1179" w:rsidRDefault="002A2129">
            <w:pPr>
              <w:pStyle w:val="Compact"/>
            </w:pPr>
            <w:r>
              <w:t>GOA</w:t>
            </w:r>
          </w:p>
        </w:tc>
        <w:tc>
          <w:tcPr>
            <w:tcW w:w="0" w:type="auto"/>
          </w:tcPr>
          <w:p w14:paraId="5506E613" w14:textId="77777777" w:rsidR="001E1179" w:rsidRDefault="002A2129">
            <w:pPr>
              <w:pStyle w:val="Compact"/>
              <w:jc w:val="center"/>
            </w:pPr>
            <w:r>
              <w:t>550</w:t>
            </w:r>
          </w:p>
        </w:tc>
        <w:tc>
          <w:tcPr>
            <w:tcW w:w="0" w:type="auto"/>
          </w:tcPr>
          <w:p w14:paraId="04B55055" w14:textId="77777777" w:rsidR="001E1179" w:rsidRDefault="002A2129">
            <w:pPr>
              <w:pStyle w:val="Compact"/>
              <w:jc w:val="center"/>
            </w:pPr>
            <w:r>
              <w:t>550</w:t>
            </w:r>
          </w:p>
        </w:tc>
        <w:tc>
          <w:tcPr>
            <w:tcW w:w="0" w:type="auto"/>
          </w:tcPr>
          <w:p w14:paraId="3AD76FCC" w14:textId="77777777" w:rsidR="001E1179" w:rsidRDefault="002A2129">
            <w:pPr>
              <w:pStyle w:val="Compact"/>
              <w:jc w:val="center"/>
            </w:pPr>
            <w:r>
              <w:t>1,100</w:t>
            </w:r>
          </w:p>
        </w:tc>
        <w:tc>
          <w:tcPr>
            <w:tcW w:w="0" w:type="auto"/>
          </w:tcPr>
          <w:p w14:paraId="75E8B14F" w14:textId="77777777" w:rsidR="001E1179" w:rsidRDefault="002A2129">
            <w:pPr>
              <w:pStyle w:val="Compact"/>
              <w:jc w:val="center"/>
            </w:pPr>
            <w:r>
              <w:t>9,800</w:t>
            </w:r>
          </w:p>
        </w:tc>
        <w:tc>
          <w:tcPr>
            <w:tcW w:w="0" w:type="auto"/>
          </w:tcPr>
          <w:p w14:paraId="7AE7197C" w14:textId="77777777" w:rsidR="001E1179" w:rsidRDefault="002A2129">
            <w:pPr>
              <w:pStyle w:val="Compact"/>
              <w:jc w:val="center"/>
            </w:pPr>
            <w:r>
              <w:t>13,200</w:t>
            </w:r>
          </w:p>
        </w:tc>
        <w:tc>
          <w:tcPr>
            <w:tcW w:w="0" w:type="auto"/>
          </w:tcPr>
          <w:p w14:paraId="0EC99892" w14:textId="77777777" w:rsidR="001E1179" w:rsidRDefault="002A2129">
            <w:pPr>
              <w:pStyle w:val="Compact"/>
              <w:jc w:val="center"/>
            </w:pPr>
            <w:r>
              <w:t>23,500</w:t>
            </w:r>
          </w:p>
        </w:tc>
      </w:tr>
      <w:tr w:rsidR="002A2129" w14:paraId="2B923E24" w14:textId="77777777" w:rsidTr="002A2129">
        <w:tc>
          <w:tcPr>
            <w:tcW w:w="0" w:type="auto"/>
          </w:tcPr>
          <w:p w14:paraId="71B5BACC" w14:textId="77777777" w:rsidR="001E1179" w:rsidRDefault="002A2129">
            <w:pPr>
              <w:pStyle w:val="Compact"/>
            </w:pPr>
            <w:r>
              <w:t>REBS rockfish complex</w:t>
            </w:r>
          </w:p>
        </w:tc>
        <w:tc>
          <w:tcPr>
            <w:tcW w:w="0" w:type="auto"/>
          </w:tcPr>
          <w:p w14:paraId="63CC08E3" w14:textId="77777777" w:rsidR="001E1179" w:rsidRDefault="002A2129">
            <w:pPr>
              <w:pStyle w:val="Compact"/>
            </w:pPr>
            <w:r>
              <w:t>GOA</w:t>
            </w:r>
          </w:p>
        </w:tc>
        <w:tc>
          <w:tcPr>
            <w:tcW w:w="0" w:type="auto"/>
          </w:tcPr>
          <w:p w14:paraId="257DD225" w14:textId="77777777" w:rsidR="001E1179" w:rsidRDefault="002A2129">
            <w:pPr>
              <w:pStyle w:val="Compact"/>
              <w:jc w:val="center"/>
            </w:pPr>
            <w:r>
              <w:t>230</w:t>
            </w:r>
          </w:p>
        </w:tc>
        <w:tc>
          <w:tcPr>
            <w:tcW w:w="0" w:type="auto"/>
          </w:tcPr>
          <w:p w14:paraId="66F39B92" w14:textId="77777777" w:rsidR="001E1179" w:rsidRDefault="002A2129">
            <w:pPr>
              <w:pStyle w:val="Compact"/>
              <w:jc w:val="center"/>
            </w:pPr>
            <w:r>
              <w:t>230</w:t>
            </w:r>
          </w:p>
        </w:tc>
        <w:tc>
          <w:tcPr>
            <w:tcW w:w="0" w:type="auto"/>
          </w:tcPr>
          <w:p w14:paraId="2AA430D8" w14:textId="77777777" w:rsidR="001E1179" w:rsidRDefault="002A2129">
            <w:pPr>
              <w:pStyle w:val="Compact"/>
              <w:jc w:val="center"/>
            </w:pPr>
            <w:r>
              <w:t>460</w:t>
            </w:r>
          </w:p>
        </w:tc>
        <w:tc>
          <w:tcPr>
            <w:tcW w:w="0" w:type="auto"/>
          </w:tcPr>
          <w:p w14:paraId="77F28B28" w14:textId="77777777" w:rsidR="001E1179" w:rsidRDefault="002A2129">
            <w:pPr>
              <w:pStyle w:val="Compact"/>
              <w:jc w:val="center"/>
            </w:pPr>
            <w:r>
              <w:t>900</w:t>
            </w:r>
          </w:p>
        </w:tc>
        <w:tc>
          <w:tcPr>
            <w:tcW w:w="0" w:type="auto"/>
          </w:tcPr>
          <w:p w14:paraId="2ED182AE" w14:textId="77777777" w:rsidR="001E1179" w:rsidRDefault="002A2129">
            <w:pPr>
              <w:pStyle w:val="Compact"/>
              <w:jc w:val="center"/>
            </w:pPr>
            <w:r>
              <w:t>900</w:t>
            </w:r>
          </w:p>
        </w:tc>
        <w:tc>
          <w:tcPr>
            <w:tcW w:w="0" w:type="auto"/>
          </w:tcPr>
          <w:p w14:paraId="368F1E82" w14:textId="77777777" w:rsidR="001E1179" w:rsidRDefault="002A2129">
            <w:pPr>
              <w:pStyle w:val="Compact"/>
              <w:jc w:val="center"/>
            </w:pPr>
            <w:r>
              <w:t>2,100</w:t>
            </w:r>
          </w:p>
        </w:tc>
      </w:tr>
      <w:tr w:rsidR="002A2129" w14:paraId="25460378" w14:textId="77777777" w:rsidTr="002A2129">
        <w:tc>
          <w:tcPr>
            <w:tcW w:w="0" w:type="auto"/>
            <w:tcBorders>
              <w:bottom w:val="single" w:sz="4" w:space="0" w:color="auto"/>
            </w:tcBorders>
          </w:tcPr>
          <w:p w14:paraId="2466A78C" w14:textId="77777777" w:rsidR="001E1179" w:rsidRDefault="002A2129">
            <w:pPr>
              <w:pStyle w:val="Compact"/>
            </w:pPr>
            <w:r>
              <w:t xml:space="preserve">walleye </w:t>
            </w:r>
            <w:proofErr w:type="spellStart"/>
            <w:r>
              <w:t>pollock</w:t>
            </w:r>
            <w:proofErr w:type="spellEnd"/>
          </w:p>
        </w:tc>
        <w:tc>
          <w:tcPr>
            <w:tcW w:w="0" w:type="auto"/>
            <w:tcBorders>
              <w:bottom w:val="single" w:sz="4" w:space="0" w:color="auto"/>
            </w:tcBorders>
          </w:tcPr>
          <w:p w14:paraId="11366FBE" w14:textId="77777777" w:rsidR="001E1179" w:rsidRDefault="002A2129">
            <w:pPr>
              <w:pStyle w:val="Compact"/>
            </w:pPr>
            <w:r>
              <w:t>GOA</w:t>
            </w:r>
          </w:p>
        </w:tc>
        <w:tc>
          <w:tcPr>
            <w:tcW w:w="0" w:type="auto"/>
            <w:tcBorders>
              <w:bottom w:val="single" w:sz="4" w:space="0" w:color="auto"/>
            </w:tcBorders>
          </w:tcPr>
          <w:p w14:paraId="7069833E" w14:textId="77777777" w:rsidR="001E1179" w:rsidRDefault="002A2129">
            <w:pPr>
              <w:pStyle w:val="Compact"/>
              <w:jc w:val="center"/>
            </w:pPr>
            <w:r>
              <w:t>850</w:t>
            </w:r>
          </w:p>
        </w:tc>
        <w:tc>
          <w:tcPr>
            <w:tcW w:w="0" w:type="auto"/>
            <w:tcBorders>
              <w:bottom w:val="single" w:sz="4" w:space="0" w:color="auto"/>
            </w:tcBorders>
          </w:tcPr>
          <w:p w14:paraId="1ADCDCB5" w14:textId="77777777" w:rsidR="001E1179" w:rsidRDefault="002A2129">
            <w:pPr>
              <w:pStyle w:val="Compact"/>
              <w:jc w:val="center"/>
            </w:pPr>
            <w:r>
              <w:t>700</w:t>
            </w:r>
          </w:p>
        </w:tc>
        <w:tc>
          <w:tcPr>
            <w:tcW w:w="0" w:type="auto"/>
            <w:tcBorders>
              <w:bottom w:val="single" w:sz="4" w:space="0" w:color="auto"/>
            </w:tcBorders>
          </w:tcPr>
          <w:p w14:paraId="260BD6E9" w14:textId="77777777" w:rsidR="001E1179" w:rsidRDefault="002A2129">
            <w:pPr>
              <w:pStyle w:val="Compact"/>
              <w:jc w:val="center"/>
            </w:pPr>
            <w:r>
              <w:t>1,550</w:t>
            </w:r>
          </w:p>
        </w:tc>
        <w:tc>
          <w:tcPr>
            <w:tcW w:w="0" w:type="auto"/>
            <w:tcBorders>
              <w:bottom w:val="single" w:sz="4" w:space="0" w:color="auto"/>
            </w:tcBorders>
          </w:tcPr>
          <w:p w14:paraId="2F40633D" w14:textId="77777777" w:rsidR="001E1179" w:rsidRDefault="002A2129">
            <w:pPr>
              <w:pStyle w:val="Compact"/>
              <w:jc w:val="center"/>
            </w:pPr>
            <w:r>
              <w:t>7,800</w:t>
            </w:r>
          </w:p>
        </w:tc>
        <w:tc>
          <w:tcPr>
            <w:tcW w:w="0" w:type="auto"/>
            <w:tcBorders>
              <w:bottom w:val="single" w:sz="4" w:space="0" w:color="auto"/>
            </w:tcBorders>
          </w:tcPr>
          <w:p w14:paraId="542BF6A6" w14:textId="77777777" w:rsidR="001E1179" w:rsidRDefault="002A2129">
            <w:pPr>
              <w:pStyle w:val="Compact"/>
              <w:jc w:val="center"/>
            </w:pPr>
            <w:r>
              <w:t>6,300</w:t>
            </w:r>
          </w:p>
        </w:tc>
        <w:tc>
          <w:tcPr>
            <w:tcW w:w="0" w:type="auto"/>
            <w:tcBorders>
              <w:bottom w:val="single" w:sz="4" w:space="0" w:color="auto"/>
            </w:tcBorders>
          </w:tcPr>
          <w:p w14:paraId="35A20FD4" w14:textId="77777777" w:rsidR="001E1179" w:rsidRDefault="002A2129">
            <w:pPr>
              <w:pStyle w:val="Compact"/>
              <w:jc w:val="center"/>
            </w:pPr>
            <w:r>
              <w:t>14,500</w:t>
            </w:r>
          </w:p>
        </w:tc>
      </w:tr>
    </w:tbl>
    <w:p w14:paraId="09FFE911" w14:textId="77777777" w:rsidR="001E1179" w:rsidRDefault="002A2129">
      <w:r>
        <w:br w:type="page"/>
      </w:r>
    </w:p>
    <w:p w14:paraId="399CD5D1" w14:textId="77777777"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 xml:space="preserve">Example output for age (iss_age) and length (iss_length) input sample size from the </w:t>
      </w:r>
      <w:proofErr w:type="spellStart"/>
      <w:r w:rsidR="002A2129" w:rsidRPr="00982EA9">
        <w:t>surveyISS</w:t>
      </w:r>
      <w:proofErr w:type="spellEnd"/>
      <w:r w:rsidR="002A2129" w:rsidRPr="00982EA9">
        <w:t xml:space="preserve"> package.</w:t>
      </w:r>
    </w:p>
    <w:p w14:paraId="50C385F2" w14:textId="77777777"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14:paraId="771A6C37" w14:textId="77777777">
        <w:trPr>
          <w:tblHeader/>
        </w:trPr>
        <w:tc>
          <w:tcPr>
            <w:tcW w:w="0" w:type="auto"/>
          </w:tcPr>
          <w:p w14:paraId="77F678A4" w14:textId="77777777" w:rsidR="001E1179" w:rsidRDefault="002A2129">
            <w:pPr>
              <w:pStyle w:val="Compact"/>
              <w:jc w:val="right"/>
            </w:pPr>
            <w:r>
              <w:t>year</w:t>
            </w:r>
          </w:p>
        </w:tc>
        <w:tc>
          <w:tcPr>
            <w:tcW w:w="0" w:type="auto"/>
          </w:tcPr>
          <w:p w14:paraId="457F22B7" w14:textId="77777777" w:rsidR="001E1179" w:rsidRDefault="002A2129">
            <w:pPr>
              <w:pStyle w:val="Compact"/>
              <w:jc w:val="right"/>
            </w:pPr>
            <w:r>
              <w:t>species_code</w:t>
            </w:r>
          </w:p>
        </w:tc>
        <w:tc>
          <w:tcPr>
            <w:tcW w:w="0" w:type="auto"/>
          </w:tcPr>
          <w:p w14:paraId="39639921" w14:textId="77777777" w:rsidR="001E1179" w:rsidRDefault="002A2129">
            <w:pPr>
              <w:pStyle w:val="Compact"/>
            </w:pPr>
            <w:r>
              <w:t>comp_type</w:t>
            </w:r>
          </w:p>
        </w:tc>
        <w:tc>
          <w:tcPr>
            <w:tcW w:w="0" w:type="auto"/>
          </w:tcPr>
          <w:p w14:paraId="3CF647E0" w14:textId="77777777" w:rsidR="001E1179" w:rsidRDefault="002A2129">
            <w:pPr>
              <w:pStyle w:val="Compact"/>
              <w:jc w:val="right"/>
            </w:pPr>
            <w:r>
              <w:t>iss_age</w:t>
            </w:r>
          </w:p>
        </w:tc>
        <w:tc>
          <w:tcPr>
            <w:tcW w:w="0" w:type="auto"/>
          </w:tcPr>
          <w:p w14:paraId="4F3041C1" w14:textId="77777777" w:rsidR="001E1179" w:rsidRDefault="002A2129">
            <w:pPr>
              <w:pStyle w:val="Compact"/>
              <w:jc w:val="right"/>
            </w:pPr>
            <w:r>
              <w:t>iss_length</w:t>
            </w:r>
          </w:p>
        </w:tc>
        <w:tc>
          <w:tcPr>
            <w:tcW w:w="0" w:type="auto"/>
          </w:tcPr>
          <w:p w14:paraId="095759BD" w14:textId="77777777" w:rsidR="001E1179" w:rsidRDefault="002A2129">
            <w:pPr>
              <w:pStyle w:val="Compact"/>
            </w:pPr>
            <w:r>
              <w:t>region</w:t>
            </w:r>
          </w:p>
        </w:tc>
      </w:tr>
      <w:tr w:rsidR="001E1179" w14:paraId="46C54652" w14:textId="77777777">
        <w:tc>
          <w:tcPr>
            <w:tcW w:w="0" w:type="auto"/>
          </w:tcPr>
          <w:p w14:paraId="4BB681E6" w14:textId="77777777" w:rsidR="001E1179" w:rsidRDefault="002A2129">
            <w:pPr>
              <w:pStyle w:val="Compact"/>
              <w:jc w:val="right"/>
            </w:pPr>
            <w:r>
              <w:t>1990</w:t>
            </w:r>
          </w:p>
        </w:tc>
        <w:tc>
          <w:tcPr>
            <w:tcW w:w="0" w:type="auto"/>
          </w:tcPr>
          <w:p w14:paraId="33A24194" w14:textId="77777777" w:rsidR="001E1179" w:rsidRDefault="002A2129">
            <w:pPr>
              <w:pStyle w:val="Compact"/>
              <w:jc w:val="right"/>
            </w:pPr>
            <w:r>
              <w:t>10110</w:t>
            </w:r>
          </w:p>
        </w:tc>
        <w:tc>
          <w:tcPr>
            <w:tcW w:w="0" w:type="auto"/>
          </w:tcPr>
          <w:p w14:paraId="72BA8941" w14:textId="77777777" w:rsidR="001E1179" w:rsidRDefault="002A2129">
            <w:pPr>
              <w:pStyle w:val="Compact"/>
            </w:pPr>
            <w:r>
              <w:t>female</w:t>
            </w:r>
          </w:p>
        </w:tc>
        <w:tc>
          <w:tcPr>
            <w:tcW w:w="0" w:type="auto"/>
          </w:tcPr>
          <w:p w14:paraId="79306F2E" w14:textId="77777777" w:rsidR="001E1179" w:rsidRDefault="002A2129">
            <w:pPr>
              <w:pStyle w:val="Compact"/>
              <w:jc w:val="right"/>
            </w:pPr>
            <w:r>
              <w:t>94</w:t>
            </w:r>
          </w:p>
        </w:tc>
        <w:tc>
          <w:tcPr>
            <w:tcW w:w="0" w:type="auto"/>
          </w:tcPr>
          <w:p w14:paraId="52263F8E" w14:textId="77777777" w:rsidR="001E1179" w:rsidRDefault="002A2129">
            <w:pPr>
              <w:pStyle w:val="Compact"/>
              <w:jc w:val="right"/>
            </w:pPr>
            <w:r>
              <w:t>2633</w:t>
            </w:r>
          </w:p>
        </w:tc>
        <w:tc>
          <w:tcPr>
            <w:tcW w:w="0" w:type="auto"/>
          </w:tcPr>
          <w:p w14:paraId="20611091" w14:textId="77777777" w:rsidR="001E1179" w:rsidRDefault="002A2129">
            <w:pPr>
              <w:pStyle w:val="Compact"/>
            </w:pPr>
            <w:r>
              <w:t>goa</w:t>
            </w:r>
          </w:p>
        </w:tc>
      </w:tr>
      <w:tr w:rsidR="001E1179" w14:paraId="4E78F039" w14:textId="77777777">
        <w:tc>
          <w:tcPr>
            <w:tcW w:w="0" w:type="auto"/>
          </w:tcPr>
          <w:p w14:paraId="192781BF" w14:textId="77777777" w:rsidR="001E1179" w:rsidRDefault="002A2129">
            <w:pPr>
              <w:pStyle w:val="Compact"/>
              <w:jc w:val="right"/>
            </w:pPr>
            <w:r>
              <w:t>1990</w:t>
            </w:r>
          </w:p>
        </w:tc>
        <w:tc>
          <w:tcPr>
            <w:tcW w:w="0" w:type="auto"/>
          </w:tcPr>
          <w:p w14:paraId="1BA93A94" w14:textId="77777777" w:rsidR="001E1179" w:rsidRDefault="002A2129">
            <w:pPr>
              <w:pStyle w:val="Compact"/>
              <w:jc w:val="right"/>
            </w:pPr>
            <w:r>
              <w:t>10110</w:t>
            </w:r>
          </w:p>
        </w:tc>
        <w:tc>
          <w:tcPr>
            <w:tcW w:w="0" w:type="auto"/>
          </w:tcPr>
          <w:p w14:paraId="46391077" w14:textId="77777777" w:rsidR="001E1179" w:rsidRDefault="002A2129">
            <w:pPr>
              <w:pStyle w:val="Compact"/>
            </w:pPr>
            <w:r>
              <w:t>male</w:t>
            </w:r>
          </w:p>
        </w:tc>
        <w:tc>
          <w:tcPr>
            <w:tcW w:w="0" w:type="auto"/>
          </w:tcPr>
          <w:p w14:paraId="163970C3" w14:textId="77777777" w:rsidR="001E1179" w:rsidRDefault="002A2129">
            <w:pPr>
              <w:pStyle w:val="Compact"/>
              <w:jc w:val="right"/>
            </w:pPr>
            <w:r>
              <w:t>35</w:t>
            </w:r>
          </w:p>
        </w:tc>
        <w:tc>
          <w:tcPr>
            <w:tcW w:w="0" w:type="auto"/>
          </w:tcPr>
          <w:p w14:paraId="34A79FEA" w14:textId="77777777" w:rsidR="001E1179" w:rsidRDefault="002A2129">
            <w:pPr>
              <w:pStyle w:val="Compact"/>
              <w:jc w:val="right"/>
            </w:pPr>
            <w:r>
              <w:t>1625</w:t>
            </w:r>
          </w:p>
        </w:tc>
        <w:tc>
          <w:tcPr>
            <w:tcW w:w="0" w:type="auto"/>
          </w:tcPr>
          <w:p w14:paraId="1DAE9AE4" w14:textId="77777777" w:rsidR="001E1179" w:rsidRDefault="002A2129">
            <w:pPr>
              <w:pStyle w:val="Compact"/>
            </w:pPr>
            <w:r>
              <w:t>goa</w:t>
            </w:r>
          </w:p>
        </w:tc>
      </w:tr>
      <w:tr w:rsidR="001E1179" w14:paraId="1F37170C" w14:textId="77777777">
        <w:tc>
          <w:tcPr>
            <w:tcW w:w="0" w:type="auto"/>
          </w:tcPr>
          <w:p w14:paraId="10A49AEB" w14:textId="77777777" w:rsidR="001E1179" w:rsidRDefault="002A2129">
            <w:pPr>
              <w:pStyle w:val="Compact"/>
              <w:jc w:val="right"/>
            </w:pPr>
            <w:r>
              <w:t>1990</w:t>
            </w:r>
          </w:p>
        </w:tc>
        <w:tc>
          <w:tcPr>
            <w:tcW w:w="0" w:type="auto"/>
          </w:tcPr>
          <w:p w14:paraId="15D7E58B" w14:textId="77777777" w:rsidR="001E1179" w:rsidRDefault="002A2129">
            <w:pPr>
              <w:pStyle w:val="Compact"/>
              <w:jc w:val="right"/>
            </w:pPr>
            <w:r>
              <w:t>10110</w:t>
            </w:r>
          </w:p>
        </w:tc>
        <w:tc>
          <w:tcPr>
            <w:tcW w:w="0" w:type="auto"/>
          </w:tcPr>
          <w:p w14:paraId="168DB381" w14:textId="77777777" w:rsidR="001E1179" w:rsidRDefault="002A2129">
            <w:pPr>
              <w:pStyle w:val="Compact"/>
            </w:pPr>
            <w:r>
              <w:t>total</w:t>
            </w:r>
          </w:p>
        </w:tc>
        <w:tc>
          <w:tcPr>
            <w:tcW w:w="0" w:type="auto"/>
          </w:tcPr>
          <w:p w14:paraId="552C2392" w14:textId="77777777" w:rsidR="001E1179" w:rsidRDefault="002A2129">
            <w:pPr>
              <w:pStyle w:val="Compact"/>
              <w:jc w:val="right"/>
            </w:pPr>
            <w:r>
              <w:t>106</w:t>
            </w:r>
          </w:p>
        </w:tc>
        <w:tc>
          <w:tcPr>
            <w:tcW w:w="0" w:type="auto"/>
          </w:tcPr>
          <w:p w14:paraId="195D6B5D" w14:textId="77777777" w:rsidR="001E1179" w:rsidRDefault="002A2129">
            <w:pPr>
              <w:pStyle w:val="Compact"/>
              <w:jc w:val="right"/>
            </w:pPr>
            <w:r>
              <w:t>3532</w:t>
            </w:r>
          </w:p>
        </w:tc>
        <w:tc>
          <w:tcPr>
            <w:tcW w:w="0" w:type="auto"/>
          </w:tcPr>
          <w:p w14:paraId="2FEC81AA" w14:textId="77777777" w:rsidR="001E1179" w:rsidRDefault="002A2129">
            <w:pPr>
              <w:pStyle w:val="Compact"/>
            </w:pPr>
            <w:r>
              <w:t>goa</w:t>
            </w:r>
          </w:p>
        </w:tc>
      </w:tr>
      <w:tr w:rsidR="001E1179" w14:paraId="46615A62" w14:textId="77777777">
        <w:tc>
          <w:tcPr>
            <w:tcW w:w="0" w:type="auto"/>
          </w:tcPr>
          <w:p w14:paraId="1F7BFB5B" w14:textId="77777777" w:rsidR="001E1179" w:rsidRDefault="002A2129">
            <w:pPr>
              <w:pStyle w:val="Compact"/>
              <w:jc w:val="right"/>
            </w:pPr>
            <w:r>
              <w:t>1990</w:t>
            </w:r>
          </w:p>
        </w:tc>
        <w:tc>
          <w:tcPr>
            <w:tcW w:w="0" w:type="auto"/>
          </w:tcPr>
          <w:p w14:paraId="72669D49" w14:textId="77777777" w:rsidR="001E1179" w:rsidRDefault="002A2129">
            <w:pPr>
              <w:pStyle w:val="Compact"/>
              <w:jc w:val="right"/>
            </w:pPr>
            <w:r>
              <w:t>10130</w:t>
            </w:r>
          </w:p>
        </w:tc>
        <w:tc>
          <w:tcPr>
            <w:tcW w:w="0" w:type="auto"/>
          </w:tcPr>
          <w:p w14:paraId="65ACE171" w14:textId="77777777" w:rsidR="001E1179" w:rsidRDefault="002A2129">
            <w:pPr>
              <w:pStyle w:val="Compact"/>
            </w:pPr>
            <w:r>
              <w:t>female</w:t>
            </w:r>
          </w:p>
        </w:tc>
        <w:tc>
          <w:tcPr>
            <w:tcW w:w="0" w:type="auto"/>
          </w:tcPr>
          <w:p w14:paraId="3451A9DB" w14:textId="77777777" w:rsidR="001E1179" w:rsidRDefault="002A2129">
            <w:pPr>
              <w:pStyle w:val="Compact"/>
              <w:jc w:val="right"/>
            </w:pPr>
            <w:r>
              <w:t>34</w:t>
            </w:r>
          </w:p>
        </w:tc>
        <w:tc>
          <w:tcPr>
            <w:tcW w:w="0" w:type="auto"/>
          </w:tcPr>
          <w:p w14:paraId="3BEE0F6D" w14:textId="77777777" w:rsidR="001E1179" w:rsidRDefault="002A2129">
            <w:pPr>
              <w:pStyle w:val="Compact"/>
              <w:jc w:val="right"/>
            </w:pPr>
            <w:r>
              <w:t>1101</w:t>
            </w:r>
          </w:p>
        </w:tc>
        <w:tc>
          <w:tcPr>
            <w:tcW w:w="0" w:type="auto"/>
          </w:tcPr>
          <w:p w14:paraId="36D28C69" w14:textId="77777777" w:rsidR="001E1179" w:rsidRDefault="002A2129">
            <w:pPr>
              <w:pStyle w:val="Compact"/>
            </w:pPr>
            <w:r>
              <w:t>goa</w:t>
            </w:r>
          </w:p>
        </w:tc>
      </w:tr>
      <w:tr w:rsidR="001E1179" w14:paraId="2FD192B0" w14:textId="77777777">
        <w:tc>
          <w:tcPr>
            <w:tcW w:w="0" w:type="auto"/>
          </w:tcPr>
          <w:p w14:paraId="1FD52AF5" w14:textId="77777777" w:rsidR="001E1179" w:rsidRDefault="002A2129">
            <w:pPr>
              <w:pStyle w:val="Compact"/>
              <w:jc w:val="right"/>
            </w:pPr>
            <w:r>
              <w:t>1990</w:t>
            </w:r>
          </w:p>
        </w:tc>
        <w:tc>
          <w:tcPr>
            <w:tcW w:w="0" w:type="auto"/>
          </w:tcPr>
          <w:p w14:paraId="4FDDCC2C" w14:textId="77777777" w:rsidR="001E1179" w:rsidRDefault="002A2129">
            <w:pPr>
              <w:pStyle w:val="Compact"/>
              <w:jc w:val="right"/>
            </w:pPr>
            <w:r>
              <w:t>10130</w:t>
            </w:r>
          </w:p>
        </w:tc>
        <w:tc>
          <w:tcPr>
            <w:tcW w:w="0" w:type="auto"/>
          </w:tcPr>
          <w:p w14:paraId="0AEEA5A7" w14:textId="77777777" w:rsidR="001E1179" w:rsidRDefault="002A2129">
            <w:pPr>
              <w:pStyle w:val="Compact"/>
            </w:pPr>
            <w:r>
              <w:t>male</w:t>
            </w:r>
          </w:p>
        </w:tc>
        <w:tc>
          <w:tcPr>
            <w:tcW w:w="0" w:type="auto"/>
          </w:tcPr>
          <w:p w14:paraId="0055C034" w14:textId="77777777" w:rsidR="001E1179" w:rsidRDefault="002A2129">
            <w:pPr>
              <w:pStyle w:val="Compact"/>
              <w:jc w:val="right"/>
            </w:pPr>
            <w:r>
              <w:t>28</w:t>
            </w:r>
          </w:p>
        </w:tc>
        <w:tc>
          <w:tcPr>
            <w:tcW w:w="0" w:type="auto"/>
          </w:tcPr>
          <w:p w14:paraId="74BB37C5" w14:textId="77777777" w:rsidR="001E1179" w:rsidRDefault="002A2129">
            <w:pPr>
              <w:pStyle w:val="Compact"/>
              <w:jc w:val="right"/>
            </w:pPr>
            <w:r>
              <w:t>923</w:t>
            </w:r>
          </w:p>
        </w:tc>
        <w:tc>
          <w:tcPr>
            <w:tcW w:w="0" w:type="auto"/>
          </w:tcPr>
          <w:p w14:paraId="4D577934" w14:textId="77777777" w:rsidR="001E1179" w:rsidRDefault="002A2129">
            <w:pPr>
              <w:pStyle w:val="Compact"/>
            </w:pPr>
            <w:r>
              <w:t>goa</w:t>
            </w:r>
          </w:p>
        </w:tc>
      </w:tr>
      <w:tr w:rsidR="001E1179" w14:paraId="3BE9A074" w14:textId="77777777">
        <w:tc>
          <w:tcPr>
            <w:tcW w:w="0" w:type="auto"/>
          </w:tcPr>
          <w:p w14:paraId="15F538C4" w14:textId="77777777" w:rsidR="001E1179" w:rsidRDefault="002A2129">
            <w:pPr>
              <w:pStyle w:val="Compact"/>
              <w:jc w:val="right"/>
            </w:pPr>
            <w:r>
              <w:t>1990</w:t>
            </w:r>
          </w:p>
        </w:tc>
        <w:tc>
          <w:tcPr>
            <w:tcW w:w="0" w:type="auto"/>
          </w:tcPr>
          <w:p w14:paraId="7B8F6DF9" w14:textId="77777777" w:rsidR="001E1179" w:rsidRDefault="002A2129">
            <w:pPr>
              <w:pStyle w:val="Compact"/>
              <w:jc w:val="right"/>
            </w:pPr>
            <w:r>
              <w:t>10130</w:t>
            </w:r>
          </w:p>
        </w:tc>
        <w:tc>
          <w:tcPr>
            <w:tcW w:w="0" w:type="auto"/>
          </w:tcPr>
          <w:p w14:paraId="487AE131" w14:textId="77777777" w:rsidR="001E1179" w:rsidRDefault="002A2129">
            <w:pPr>
              <w:pStyle w:val="Compact"/>
            </w:pPr>
            <w:r>
              <w:t>total</w:t>
            </w:r>
          </w:p>
        </w:tc>
        <w:tc>
          <w:tcPr>
            <w:tcW w:w="0" w:type="auto"/>
          </w:tcPr>
          <w:p w14:paraId="2D1DF8D5" w14:textId="77777777" w:rsidR="001E1179" w:rsidRDefault="002A2129">
            <w:pPr>
              <w:pStyle w:val="Compact"/>
              <w:jc w:val="right"/>
            </w:pPr>
            <w:r>
              <w:t>68</w:t>
            </w:r>
          </w:p>
        </w:tc>
        <w:tc>
          <w:tcPr>
            <w:tcW w:w="0" w:type="auto"/>
          </w:tcPr>
          <w:p w14:paraId="71DFC9A9" w14:textId="77777777" w:rsidR="001E1179" w:rsidRDefault="002A2129">
            <w:pPr>
              <w:pStyle w:val="Compact"/>
              <w:jc w:val="right"/>
            </w:pPr>
            <w:r>
              <w:t>1725</w:t>
            </w:r>
          </w:p>
        </w:tc>
        <w:tc>
          <w:tcPr>
            <w:tcW w:w="0" w:type="auto"/>
          </w:tcPr>
          <w:p w14:paraId="314840C5" w14:textId="77777777" w:rsidR="001E1179" w:rsidRDefault="002A2129">
            <w:pPr>
              <w:pStyle w:val="Compact"/>
            </w:pPr>
            <w:r>
              <w:t>goa</w:t>
            </w:r>
          </w:p>
        </w:tc>
      </w:tr>
      <w:tr w:rsidR="001E1179" w14:paraId="416D37C0" w14:textId="77777777">
        <w:tc>
          <w:tcPr>
            <w:tcW w:w="0" w:type="auto"/>
          </w:tcPr>
          <w:p w14:paraId="0CBD68A5" w14:textId="77777777" w:rsidR="001E1179" w:rsidRDefault="002A2129">
            <w:pPr>
              <w:pStyle w:val="Compact"/>
              <w:jc w:val="right"/>
            </w:pPr>
            <w:r>
              <w:t>1990</w:t>
            </w:r>
          </w:p>
        </w:tc>
        <w:tc>
          <w:tcPr>
            <w:tcW w:w="0" w:type="auto"/>
          </w:tcPr>
          <w:p w14:paraId="59644800" w14:textId="77777777" w:rsidR="001E1179" w:rsidRDefault="002A2129">
            <w:pPr>
              <w:pStyle w:val="Compact"/>
              <w:jc w:val="right"/>
            </w:pPr>
            <w:r>
              <w:t>10180</w:t>
            </w:r>
          </w:p>
        </w:tc>
        <w:tc>
          <w:tcPr>
            <w:tcW w:w="0" w:type="auto"/>
          </w:tcPr>
          <w:p w14:paraId="772AFB78" w14:textId="77777777" w:rsidR="001E1179" w:rsidRDefault="002A2129">
            <w:pPr>
              <w:pStyle w:val="Compact"/>
            </w:pPr>
            <w:r>
              <w:t>female</w:t>
            </w:r>
          </w:p>
        </w:tc>
        <w:tc>
          <w:tcPr>
            <w:tcW w:w="0" w:type="auto"/>
          </w:tcPr>
          <w:p w14:paraId="46FE11C5" w14:textId="77777777" w:rsidR="001E1179" w:rsidRDefault="002A2129">
            <w:pPr>
              <w:pStyle w:val="Compact"/>
              <w:jc w:val="right"/>
            </w:pPr>
            <w:r>
              <w:t>42</w:t>
            </w:r>
          </w:p>
        </w:tc>
        <w:tc>
          <w:tcPr>
            <w:tcW w:w="0" w:type="auto"/>
          </w:tcPr>
          <w:p w14:paraId="1BFC910E" w14:textId="77777777" w:rsidR="001E1179" w:rsidRDefault="002A2129">
            <w:pPr>
              <w:pStyle w:val="Compact"/>
              <w:jc w:val="right"/>
            </w:pPr>
            <w:r>
              <w:t>536</w:t>
            </w:r>
          </w:p>
        </w:tc>
        <w:tc>
          <w:tcPr>
            <w:tcW w:w="0" w:type="auto"/>
          </w:tcPr>
          <w:p w14:paraId="43557B6F" w14:textId="77777777" w:rsidR="001E1179" w:rsidRDefault="002A2129">
            <w:pPr>
              <w:pStyle w:val="Compact"/>
            </w:pPr>
            <w:r>
              <w:t>goa</w:t>
            </w:r>
          </w:p>
        </w:tc>
      </w:tr>
      <w:tr w:rsidR="001E1179" w14:paraId="798028EE" w14:textId="77777777">
        <w:tc>
          <w:tcPr>
            <w:tcW w:w="0" w:type="auto"/>
          </w:tcPr>
          <w:p w14:paraId="1600A635" w14:textId="77777777" w:rsidR="001E1179" w:rsidRDefault="002A2129">
            <w:pPr>
              <w:pStyle w:val="Compact"/>
              <w:jc w:val="right"/>
            </w:pPr>
            <w:r>
              <w:t>1990</w:t>
            </w:r>
          </w:p>
        </w:tc>
        <w:tc>
          <w:tcPr>
            <w:tcW w:w="0" w:type="auto"/>
          </w:tcPr>
          <w:p w14:paraId="31F4F07C" w14:textId="77777777" w:rsidR="001E1179" w:rsidRDefault="002A2129">
            <w:pPr>
              <w:pStyle w:val="Compact"/>
              <w:jc w:val="right"/>
            </w:pPr>
            <w:r>
              <w:t>10180</w:t>
            </w:r>
          </w:p>
        </w:tc>
        <w:tc>
          <w:tcPr>
            <w:tcW w:w="0" w:type="auto"/>
          </w:tcPr>
          <w:p w14:paraId="1CBA857D" w14:textId="77777777" w:rsidR="001E1179" w:rsidRDefault="002A2129">
            <w:pPr>
              <w:pStyle w:val="Compact"/>
            </w:pPr>
            <w:r>
              <w:t>male</w:t>
            </w:r>
          </w:p>
        </w:tc>
        <w:tc>
          <w:tcPr>
            <w:tcW w:w="0" w:type="auto"/>
          </w:tcPr>
          <w:p w14:paraId="3A9FC7FB" w14:textId="77777777" w:rsidR="001E1179" w:rsidRDefault="002A2129">
            <w:pPr>
              <w:pStyle w:val="Compact"/>
              <w:jc w:val="right"/>
            </w:pPr>
            <w:r>
              <w:t>23</w:t>
            </w:r>
          </w:p>
        </w:tc>
        <w:tc>
          <w:tcPr>
            <w:tcW w:w="0" w:type="auto"/>
          </w:tcPr>
          <w:p w14:paraId="1EC7AB2C" w14:textId="77777777" w:rsidR="001E1179" w:rsidRDefault="002A2129">
            <w:pPr>
              <w:pStyle w:val="Compact"/>
              <w:jc w:val="right"/>
            </w:pPr>
            <w:r>
              <w:t>236</w:t>
            </w:r>
          </w:p>
        </w:tc>
        <w:tc>
          <w:tcPr>
            <w:tcW w:w="0" w:type="auto"/>
          </w:tcPr>
          <w:p w14:paraId="6CFE794B" w14:textId="77777777" w:rsidR="001E1179" w:rsidRDefault="002A2129">
            <w:pPr>
              <w:pStyle w:val="Compact"/>
            </w:pPr>
            <w:r>
              <w:t>goa</w:t>
            </w:r>
          </w:p>
        </w:tc>
      </w:tr>
      <w:tr w:rsidR="001E1179" w14:paraId="11254784" w14:textId="77777777">
        <w:tc>
          <w:tcPr>
            <w:tcW w:w="0" w:type="auto"/>
          </w:tcPr>
          <w:p w14:paraId="44AF27E0" w14:textId="77777777" w:rsidR="001E1179" w:rsidRDefault="002A2129">
            <w:pPr>
              <w:pStyle w:val="Compact"/>
              <w:jc w:val="right"/>
            </w:pPr>
            <w:r>
              <w:t>1990</w:t>
            </w:r>
          </w:p>
        </w:tc>
        <w:tc>
          <w:tcPr>
            <w:tcW w:w="0" w:type="auto"/>
          </w:tcPr>
          <w:p w14:paraId="0E998821" w14:textId="77777777" w:rsidR="001E1179" w:rsidRDefault="002A2129">
            <w:pPr>
              <w:pStyle w:val="Compact"/>
              <w:jc w:val="right"/>
            </w:pPr>
            <w:r>
              <w:t>10180</w:t>
            </w:r>
          </w:p>
        </w:tc>
        <w:tc>
          <w:tcPr>
            <w:tcW w:w="0" w:type="auto"/>
          </w:tcPr>
          <w:p w14:paraId="330825F7" w14:textId="77777777" w:rsidR="001E1179" w:rsidRDefault="002A2129">
            <w:pPr>
              <w:pStyle w:val="Compact"/>
            </w:pPr>
            <w:r>
              <w:t>total</w:t>
            </w:r>
          </w:p>
        </w:tc>
        <w:tc>
          <w:tcPr>
            <w:tcW w:w="0" w:type="auto"/>
          </w:tcPr>
          <w:p w14:paraId="5AA5559D" w14:textId="77777777" w:rsidR="001E1179" w:rsidRDefault="002A2129">
            <w:pPr>
              <w:pStyle w:val="Compact"/>
              <w:jc w:val="right"/>
            </w:pPr>
            <w:r>
              <w:t>64</w:t>
            </w:r>
          </w:p>
        </w:tc>
        <w:tc>
          <w:tcPr>
            <w:tcW w:w="0" w:type="auto"/>
          </w:tcPr>
          <w:p w14:paraId="13D23C8F" w14:textId="77777777" w:rsidR="001E1179" w:rsidRDefault="002A2129">
            <w:pPr>
              <w:pStyle w:val="Compact"/>
              <w:jc w:val="right"/>
            </w:pPr>
            <w:r>
              <w:t>615</w:t>
            </w:r>
          </w:p>
        </w:tc>
        <w:tc>
          <w:tcPr>
            <w:tcW w:w="0" w:type="auto"/>
          </w:tcPr>
          <w:p w14:paraId="0369E93C" w14:textId="77777777" w:rsidR="001E1179" w:rsidRDefault="002A2129">
            <w:pPr>
              <w:pStyle w:val="Compact"/>
            </w:pPr>
            <w:r>
              <w:t>goa</w:t>
            </w:r>
          </w:p>
        </w:tc>
      </w:tr>
      <w:tr w:rsidR="001E1179" w14:paraId="5D8FC94C" w14:textId="77777777">
        <w:tc>
          <w:tcPr>
            <w:tcW w:w="0" w:type="auto"/>
          </w:tcPr>
          <w:p w14:paraId="5E354694" w14:textId="77777777" w:rsidR="001E1179" w:rsidRDefault="002A2129">
            <w:pPr>
              <w:pStyle w:val="Compact"/>
              <w:jc w:val="right"/>
            </w:pPr>
            <w:r>
              <w:t>1990</w:t>
            </w:r>
          </w:p>
        </w:tc>
        <w:tc>
          <w:tcPr>
            <w:tcW w:w="0" w:type="auto"/>
          </w:tcPr>
          <w:p w14:paraId="3CE17B60" w14:textId="77777777" w:rsidR="001E1179" w:rsidRDefault="002A2129">
            <w:pPr>
              <w:pStyle w:val="Compact"/>
              <w:jc w:val="right"/>
            </w:pPr>
            <w:r>
              <w:t>21720</w:t>
            </w:r>
          </w:p>
        </w:tc>
        <w:tc>
          <w:tcPr>
            <w:tcW w:w="0" w:type="auto"/>
          </w:tcPr>
          <w:p w14:paraId="3146E306" w14:textId="77777777" w:rsidR="001E1179" w:rsidRDefault="002A2129">
            <w:pPr>
              <w:pStyle w:val="Compact"/>
            </w:pPr>
            <w:r>
              <w:t>female</w:t>
            </w:r>
          </w:p>
        </w:tc>
        <w:tc>
          <w:tcPr>
            <w:tcW w:w="0" w:type="auto"/>
          </w:tcPr>
          <w:p w14:paraId="07802C28" w14:textId="77777777" w:rsidR="001E1179" w:rsidRDefault="002A2129">
            <w:pPr>
              <w:pStyle w:val="Compact"/>
              <w:jc w:val="right"/>
            </w:pPr>
            <w:r>
              <w:t>85</w:t>
            </w:r>
          </w:p>
        </w:tc>
        <w:tc>
          <w:tcPr>
            <w:tcW w:w="0" w:type="auto"/>
          </w:tcPr>
          <w:p w14:paraId="5B2ABF3D" w14:textId="77777777" w:rsidR="001E1179" w:rsidRDefault="002A2129">
            <w:pPr>
              <w:pStyle w:val="Compact"/>
              <w:jc w:val="right"/>
            </w:pPr>
            <w:r>
              <w:t>483</w:t>
            </w:r>
          </w:p>
        </w:tc>
        <w:tc>
          <w:tcPr>
            <w:tcW w:w="0" w:type="auto"/>
          </w:tcPr>
          <w:p w14:paraId="11F776A8" w14:textId="77777777" w:rsidR="001E1179" w:rsidRDefault="002A2129">
            <w:pPr>
              <w:pStyle w:val="Compact"/>
            </w:pPr>
            <w:r>
              <w:t>goa</w:t>
            </w:r>
          </w:p>
        </w:tc>
      </w:tr>
      <w:tr w:rsidR="001E1179" w14:paraId="34F7085E" w14:textId="77777777">
        <w:tc>
          <w:tcPr>
            <w:tcW w:w="0" w:type="auto"/>
          </w:tcPr>
          <w:p w14:paraId="702A4046" w14:textId="77777777" w:rsidR="001E1179" w:rsidRDefault="002A2129">
            <w:pPr>
              <w:pStyle w:val="Compact"/>
              <w:jc w:val="right"/>
            </w:pPr>
            <w:r>
              <w:t>1990</w:t>
            </w:r>
          </w:p>
        </w:tc>
        <w:tc>
          <w:tcPr>
            <w:tcW w:w="0" w:type="auto"/>
          </w:tcPr>
          <w:p w14:paraId="1FF0AB34" w14:textId="77777777" w:rsidR="001E1179" w:rsidRDefault="002A2129">
            <w:pPr>
              <w:pStyle w:val="Compact"/>
              <w:jc w:val="right"/>
            </w:pPr>
            <w:r>
              <w:t>21720</w:t>
            </w:r>
          </w:p>
        </w:tc>
        <w:tc>
          <w:tcPr>
            <w:tcW w:w="0" w:type="auto"/>
          </w:tcPr>
          <w:p w14:paraId="6EE4A169" w14:textId="77777777" w:rsidR="001E1179" w:rsidRDefault="002A2129">
            <w:pPr>
              <w:pStyle w:val="Compact"/>
            </w:pPr>
            <w:r>
              <w:t>male</w:t>
            </w:r>
          </w:p>
        </w:tc>
        <w:tc>
          <w:tcPr>
            <w:tcW w:w="0" w:type="auto"/>
          </w:tcPr>
          <w:p w14:paraId="541129D6" w14:textId="77777777" w:rsidR="001E1179" w:rsidRDefault="002A2129">
            <w:pPr>
              <w:pStyle w:val="Compact"/>
              <w:jc w:val="right"/>
            </w:pPr>
            <w:r>
              <w:t>63</w:t>
            </w:r>
          </w:p>
        </w:tc>
        <w:tc>
          <w:tcPr>
            <w:tcW w:w="0" w:type="auto"/>
          </w:tcPr>
          <w:p w14:paraId="317ED7C7" w14:textId="77777777" w:rsidR="001E1179" w:rsidRDefault="002A2129">
            <w:pPr>
              <w:pStyle w:val="Compact"/>
              <w:jc w:val="right"/>
            </w:pPr>
            <w:r>
              <w:t>416</w:t>
            </w:r>
          </w:p>
        </w:tc>
        <w:tc>
          <w:tcPr>
            <w:tcW w:w="0" w:type="auto"/>
          </w:tcPr>
          <w:p w14:paraId="6A28A962" w14:textId="77777777" w:rsidR="001E1179" w:rsidRDefault="002A2129">
            <w:pPr>
              <w:pStyle w:val="Compact"/>
            </w:pPr>
            <w:r>
              <w:t>goa</w:t>
            </w:r>
          </w:p>
        </w:tc>
      </w:tr>
      <w:tr w:rsidR="001E1179" w14:paraId="2A765312" w14:textId="77777777">
        <w:tc>
          <w:tcPr>
            <w:tcW w:w="0" w:type="auto"/>
          </w:tcPr>
          <w:p w14:paraId="0408C9FB" w14:textId="77777777" w:rsidR="001E1179" w:rsidRDefault="002A2129">
            <w:pPr>
              <w:pStyle w:val="Compact"/>
              <w:jc w:val="right"/>
            </w:pPr>
            <w:r>
              <w:t>1990</w:t>
            </w:r>
          </w:p>
        </w:tc>
        <w:tc>
          <w:tcPr>
            <w:tcW w:w="0" w:type="auto"/>
          </w:tcPr>
          <w:p w14:paraId="60394EC4" w14:textId="77777777" w:rsidR="001E1179" w:rsidRDefault="002A2129">
            <w:pPr>
              <w:pStyle w:val="Compact"/>
              <w:jc w:val="right"/>
            </w:pPr>
            <w:r>
              <w:t>21720</w:t>
            </w:r>
          </w:p>
        </w:tc>
        <w:tc>
          <w:tcPr>
            <w:tcW w:w="0" w:type="auto"/>
          </w:tcPr>
          <w:p w14:paraId="118F91F8" w14:textId="77777777" w:rsidR="001E1179" w:rsidRDefault="002A2129">
            <w:pPr>
              <w:pStyle w:val="Compact"/>
            </w:pPr>
            <w:r>
              <w:t>total</w:t>
            </w:r>
          </w:p>
        </w:tc>
        <w:tc>
          <w:tcPr>
            <w:tcW w:w="0" w:type="auto"/>
          </w:tcPr>
          <w:p w14:paraId="4BDF85A0" w14:textId="77777777" w:rsidR="001E1179" w:rsidRDefault="002A2129">
            <w:pPr>
              <w:pStyle w:val="Compact"/>
              <w:jc w:val="right"/>
            </w:pPr>
            <w:r>
              <w:t>106</w:t>
            </w:r>
          </w:p>
        </w:tc>
        <w:tc>
          <w:tcPr>
            <w:tcW w:w="0" w:type="auto"/>
          </w:tcPr>
          <w:p w14:paraId="59161D3F" w14:textId="77777777" w:rsidR="001E1179" w:rsidRDefault="002A2129">
            <w:pPr>
              <w:pStyle w:val="Compact"/>
              <w:jc w:val="right"/>
            </w:pPr>
            <w:r>
              <w:t>601</w:t>
            </w:r>
          </w:p>
        </w:tc>
        <w:tc>
          <w:tcPr>
            <w:tcW w:w="0" w:type="auto"/>
          </w:tcPr>
          <w:p w14:paraId="406CD6B9" w14:textId="77777777" w:rsidR="001E1179" w:rsidRDefault="002A2129">
            <w:pPr>
              <w:pStyle w:val="Compact"/>
            </w:pPr>
            <w:r>
              <w:t>goa</w:t>
            </w:r>
          </w:p>
        </w:tc>
      </w:tr>
      <w:tr w:rsidR="001E1179" w14:paraId="354EC451" w14:textId="77777777">
        <w:tc>
          <w:tcPr>
            <w:tcW w:w="0" w:type="auto"/>
          </w:tcPr>
          <w:p w14:paraId="185DA78B" w14:textId="77777777" w:rsidR="001E1179" w:rsidRDefault="002A2129">
            <w:pPr>
              <w:pStyle w:val="Compact"/>
              <w:jc w:val="right"/>
            </w:pPr>
            <w:r>
              <w:t>1990</w:t>
            </w:r>
          </w:p>
        </w:tc>
        <w:tc>
          <w:tcPr>
            <w:tcW w:w="0" w:type="auto"/>
          </w:tcPr>
          <w:p w14:paraId="5BF13658" w14:textId="77777777" w:rsidR="001E1179" w:rsidRDefault="002A2129">
            <w:pPr>
              <w:pStyle w:val="Compact"/>
              <w:jc w:val="right"/>
            </w:pPr>
            <w:r>
              <w:t>21740</w:t>
            </w:r>
          </w:p>
        </w:tc>
        <w:tc>
          <w:tcPr>
            <w:tcW w:w="0" w:type="auto"/>
          </w:tcPr>
          <w:p w14:paraId="4FBEA64F" w14:textId="77777777" w:rsidR="001E1179" w:rsidRDefault="002A2129">
            <w:pPr>
              <w:pStyle w:val="Compact"/>
            </w:pPr>
            <w:r>
              <w:t>female</w:t>
            </w:r>
          </w:p>
        </w:tc>
        <w:tc>
          <w:tcPr>
            <w:tcW w:w="0" w:type="auto"/>
          </w:tcPr>
          <w:p w14:paraId="5FFF0475" w14:textId="77777777" w:rsidR="001E1179" w:rsidRDefault="002A2129">
            <w:pPr>
              <w:pStyle w:val="Compact"/>
              <w:jc w:val="right"/>
            </w:pPr>
            <w:r>
              <w:t>100</w:t>
            </w:r>
          </w:p>
        </w:tc>
        <w:tc>
          <w:tcPr>
            <w:tcW w:w="0" w:type="auto"/>
          </w:tcPr>
          <w:p w14:paraId="555ADB96" w14:textId="77777777" w:rsidR="001E1179" w:rsidRDefault="002A2129">
            <w:pPr>
              <w:pStyle w:val="Compact"/>
              <w:jc w:val="right"/>
            </w:pPr>
            <w:r>
              <w:t>657</w:t>
            </w:r>
          </w:p>
        </w:tc>
        <w:tc>
          <w:tcPr>
            <w:tcW w:w="0" w:type="auto"/>
          </w:tcPr>
          <w:p w14:paraId="19A6F697" w14:textId="77777777" w:rsidR="001E1179" w:rsidRDefault="002A2129">
            <w:pPr>
              <w:pStyle w:val="Compact"/>
            </w:pPr>
            <w:r>
              <w:t>goa</w:t>
            </w:r>
          </w:p>
        </w:tc>
      </w:tr>
      <w:tr w:rsidR="001E1179" w14:paraId="16E870B0" w14:textId="77777777">
        <w:tc>
          <w:tcPr>
            <w:tcW w:w="0" w:type="auto"/>
          </w:tcPr>
          <w:p w14:paraId="29CE1984" w14:textId="77777777" w:rsidR="001E1179" w:rsidRDefault="002A2129">
            <w:pPr>
              <w:pStyle w:val="Compact"/>
              <w:jc w:val="right"/>
            </w:pPr>
            <w:r>
              <w:t>1990</w:t>
            </w:r>
          </w:p>
        </w:tc>
        <w:tc>
          <w:tcPr>
            <w:tcW w:w="0" w:type="auto"/>
          </w:tcPr>
          <w:p w14:paraId="62B5985F" w14:textId="77777777" w:rsidR="001E1179" w:rsidRDefault="002A2129">
            <w:pPr>
              <w:pStyle w:val="Compact"/>
              <w:jc w:val="right"/>
            </w:pPr>
            <w:r>
              <w:t>21740</w:t>
            </w:r>
          </w:p>
        </w:tc>
        <w:tc>
          <w:tcPr>
            <w:tcW w:w="0" w:type="auto"/>
          </w:tcPr>
          <w:p w14:paraId="6BA34FEC" w14:textId="77777777" w:rsidR="001E1179" w:rsidRDefault="002A2129">
            <w:pPr>
              <w:pStyle w:val="Compact"/>
            </w:pPr>
            <w:r>
              <w:t>male</w:t>
            </w:r>
          </w:p>
        </w:tc>
        <w:tc>
          <w:tcPr>
            <w:tcW w:w="0" w:type="auto"/>
          </w:tcPr>
          <w:p w14:paraId="733E01A6" w14:textId="77777777" w:rsidR="001E1179" w:rsidRDefault="002A2129">
            <w:pPr>
              <w:pStyle w:val="Compact"/>
              <w:jc w:val="right"/>
            </w:pPr>
            <w:r>
              <w:t>74</w:t>
            </w:r>
          </w:p>
        </w:tc>
        <w:tc>
          <w:tcPr>
            <w:tcW w:w="0" w:type="auto"/>
          </w:tcPr>
          <w:p w14:paraId="2CD23351" w14:textId="77777777" w:rsidR="001E1179" w:rsidRDefault="002A2129">
            <w:pPr>
              <w:pStyle w:val="Compact"/>
              <w:jc w:val="right"/>
            </w:pPr>
            <w:r>
              <w:t>441</w:t>
            </w:r>
          </w:p>
        </w:tc>
        <w:tc>
          <w:tcPr>
            <w:tcW w:w="0" w:type="auto"/>
          </w:tcPr>
          <w:p w14:paraId="17078791" w14:textId="77777777" w:rsidR="001E1179" w:rsidRDefault="002A2129">
            <w:pPr>
              <w:pStyle w:val="Compact"/>
            </w:pPr>
            <w:r>
              <w:t>goa</w:t>
            </w:r>
          </w:p>
        </w:tc>
      </w:tr>
      <w:tr w:rsidR="007D5F3E" w14:paraId="2C462280" w14:textId="77777777">
        <w:tc>
          <w:tcPr>
            <w:tcW w:w="0" w:type="auto"/>
          </w:tcPr>
          <w:p w14:paraId="6E37CD73" w14:textId="77777777" w:rsidR="007D5F3E" w:rsidRDefault="007D5F3E">
            <w:pPr>
              <w:pStyle w:val="Compact"/>
              <w:jc w:val="right"/>
            </w:pPr>
            <w:r>
              <w:rPr>
                <w:rFonts w:cs="Times New Roman"/>
              </w:rPr>
              <w:t>⁝</w:t>
            </w:r>
          </w:p>
        </w:tc>
        <w:tc>
          <w:tcPr>
            <w:tcW w:w="0" w:type="auto"/>
          </w:tcPr>
          <w:p w14:paraId="6DD1B9D9" w14:textId="77777777" w:rsidR="007D5F3E" w:rsidRDefault="007D5F3E">
            <w:pPr>
              <w:pStyle w:val="Compact"/>
              <w:jc w:val="right"/>
            </w:pPr>
            <w:r>
              <w:rPr>
                <w:rFonts w:cs="Times New Roman"/>
              </w:rPr>
              <w:t>⁝</w:t>
            </w:r>
          </w:p>
        </w:tc>
        <w:tc>
          <w:tcPr>
            <w:tcW w:w="0" w:type="auto"/>
          </w:tcPr>
          <w:p w14:paraId="21D3AA74" w14:textId="77777777" w:rsidR="007D5F3E" w:rsidRDefault="007D5F3E">
            <w:pPr>
              <w:pStyle w:val="Compact"/>
            </w:pPr>
            <w:r>
              <w:rPr>
                <w:rFonts w:cs="Times New Roman"/>
              </w:rPr>
              <w:t>⁝</w:t>
            </w:r>
          </w:p>
        </w:tc>
        <w:tc>
          <w:tcPr>
            <w:tcW w:w="0" w:type="auto"/>
          </w:tcPr>
          <w:p w14:paraId="503ED7EA" w14:textId="77777777" w:rsidR="007D5F3E" w:rsidRDefault="007D5F3E">
            <w:pPr>
              <w:pStyle w:val="Compact"/>
              <w:jc w:val="right"/>
            </w:pPr>
            <w:r>
              <w:rPr>
                <w:rFonts w:cs="Times New Roman"/>
              </w:rPr>
              <w:t>⁝</w:t>
            </w:r>
          </w:p>
        </w:tc>
        <w:tc>
          <w:tcPr>
            <w:tcW w:w="0" w:type="auto"/>
          </w:tcPr>
          <w:p w14:paraId="15EE198E" w14:textId="77777777" w:rsidR="007D5F3E" w:rsidRDefault="007D5F3E">
            <w:pPr>
              <w:pStyle w:val="Compact"/>
              <w:jc w:val="right"/>
            </w:pPr>
            <w:r>
              <w:rPr>
                <w:rFonts w:cs="Times New Roman"/>
              </w:rPr>
              <w:t>⁝</w:t>
            </w:r>
          </w:p>
        </w:tc>
        <w:tc>
          <w:tcPr>
            <w:tcW w:w="0" w:type="auto"/>
          </w:tcPr>
          <w:p w14:paraId="6A57257D" w14:textId="77777777" w:rsidR="007D5F3E" w:rsidRDefault="007D5F3E">
            <w:pPr>
              <w:pStyle w:val="Compact"/>
            </w:pPr>
            <w:r>
              <w:rPr>
                <w:rFonts w:cs="Times New Roman"/>
              </w:rPr>
              <w:t>⁝</w:t>
            </w:r>
          </w:p>
        </w:tc>
      </w:tr>
    </w:tbl>
    <w:p w14:paraId="19A6462B" w14:textId="77777777" w:rsidR="001E1179" w:rsidRDefault="002A2129">
      <w:r>
        <w:br w:type="page"/>
      </w:r>
    </w:p>
    <w:p w14:paraId="1ADEA5E8" w14:textId="77777777" w:rsidR="001E1179" w:rsidRDefault="002A2129">
      <w:bookmarkStart w:id="173" w:name="figures"/>
      <w:bookmarkEnd w:id="168"/>
      <w:r>
        <w:rPr>
          <w:noProof/>
        </w:rPr>
        <w:lastRenderedPageBreak/>
        <w:drawing>
          <wp:inline distT="0" distB="0" distL="0" distR="0" wp14:anchorId="756670F5" wp14:editId="7608549F">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6"/>
                    <a:stretch>
                      <a:fillRect/>
                    </a:stretch>
                  </pic:blipFill>
                  <pic:spPr bwMode="auto">
                    <a:xfrm>
                      <a:off x="0" y="0"/>
                      <a:ext cx="5006340" cy="4636008"/>
                    </a:xfrm>
                    <a:prstGeom prst="rect">
                      <a:avLst/>
                    </a:prstGeom>
                    <a:noFill/>
                    <a:ln w="9525">
                      <a:noFill/>
                      <a:headEnd/>
                      <a:tailEnd/>
                    </a:ln>
                  </pic:spPr>
                </pic:pic>
              </a:graphicData>
            </a:graphic>
          </wp:inline>
        </w:drawing>
      </w:r>
    </w:p>
    <w:p w14:paraId="6A8F774A"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1CE05310" w14:textId="77777777" w:rsidR="001E1179" w:rsidRDefault="002A2129">
      <w:r>
        <w:rPr>
          <w:noProof/>
        </w:rPr>
        <w:lastRenderedPageBreak/>
        <w:drawing>
          <wp:inline distT="0" distB="0" distL="0" distR="0" wp14:anchorId="38A34E13" wp14:editId="6BF7018C">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7"/>
                    <a:stretch>
                      <a:fillRect/>
                    </a:stretch>
                  </pic:blipFill>
                  <pic:spPr bwMode="auto">
                    <a:xfrm>
                      <a:off x="0" y="0"/>
                      <a:ext cx="5504749" cy="4587290"/>
                    </a:xfrm>
                    <a:prstGeom prst="rect">
                      <a:avLst/>
                    </a:prstGeom>
                    <a:noFill/>
                    <a:ln w="9525">
                      <a:noFill/>
                      <a:headEnd/>
                      <a:tailEnd/>
                    </a:ln>
                  </pic:spPr>
                </pic:pic>
              </a:graphicData>
            </a:graphic>
          </wp:inline>
        </w:drawing>
      </w:r>
    </w:p>
    <w:p w14:paraId="64DF45FB" w14:textId="77777777" w:rsidR="001E1179" w:rsidRDefault="007D5F3E" w:rsidP="00982EA9">
      <w:pPr>
        <w:spacing w:before="0" w:line="480" w:lineRule="auto"/>
        <w:ind w:left="1080" w:hanging="1080"/>
      </w:pPr>
      <w:r>
        <w:t>Figure 2.</w:t>
      </w:r>
      <w:r w:rsidR="002A2129">
        <w:t xml:space="preserve"> </w:t>
      </w:r>
      <w:r w:rsidR="00982EA9">
        <w:t xml:space="preserve">-- </w:t>
      </w:r>
      <w:r w:rsidR="002A2129">
        <w:t xml:space="preserve">Walleye </w:t>
      </w:r>
      <w:proofErr w:type="spellStart"/>
      <w:r w:rsidR="002A2129">
        <w:t>pollock</w:t>
      </w:r>
      <w:proofErr w:type="spellEnd"/>
      <w:r w:rsidR="002A2129">
        <w:t xml:space="preserve"> total age composition input sample size by year and survey.</w:t>
      </w:r>
    </w:p>
    <w:p w14:paraId="648C9EB9" w14:textId="77777777" w:rsidR="001E1179" w:rsidRDefault="002A2129">
      <w:r>
        <w:rPr>
          <w:noProof/>
        </w:rPr>
        <w:lastRenderedPageBreak/>
        <w:drawing>
          <wp:inline distT="0" distB="0" distL="0" distR="0" wp14:anchorId="7E033F1B" wp14:editId="5D98FAB3">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8"/>
                    <a:stretch>
                      <a:fillRect/>
                    </a:stretch>
                  </pic:blipFill>
                  <pic:spPr bwMode="auto">
                    <a:xfrm>
                      <a:off x="0" y="0"/>
                      <a:ext cx="5504749" cy="4587290"/>
                    </a:xfrm>
                    <a:prstGeom prst="rect">
                      <a:avLst/>
                    </a:prstGeom>
                    <a:noFill/>
                    <a:ln w="9525">
                      <a:noFill/>
                      <a:headEnd/>
                      <a:tailEnd/>
                    </a:ln>
                  </pic:spPr>
                </pic:pic>
              </a:graphicData>
            </a:graphic>
          </wp:inline>
        </w:drawing>
      </w:r>
    </w:p>
    <w:p w14:paraId="01B218AB" w14:textId="77777777"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p>
    <w:p w14:paraId="28691C75" w14:textId="77777777" w:rsidR="001E1179" w:rsidRDefault="002A2129">
      <w:r>
        <w:rPr>
          <w:noProof/>
        </w:rPr>
        <w:lastRenderedPageBreak/>
        <w:drawing>
          <wp:inline distT="0" distB="0" distL="0" distR="0" wp14:anchorId="50D683A9" wp14:editId="5085D40B">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14:paraId="63758128"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14:paraId="2DE8C568" w14:textId="77777777" w:rsidR="001E1179" w:rsidRDefault="002A2129">
      <w:r>
        <w:rPr>
          <w:noProof/>
        </w:rPr>
        <w:lastRenderedPageBreak/>
        <w:drawing>
          <wp:inline distT="0" distB="0" distL="0" distR="0" wp14:anchorId="3924882F" wp14:editId="498932EA">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55E9F382"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14:paraId="0B2F9C12" w14:textId="77777777" w:rsidR="001E1179" w:rsidRDefault="002A2129">
      <w:r>
        <w:rPr>
          <w:noProof/>
        </w:rPr>
        <w:lastRenderedPageBreak/>
        <w:drawing>
          <wp:inline distT="0" distB="0" distL="0" distR="0" wp14:anchorId="2F730B8F" wp14:editId="6B8F2A8A">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3C8309D9" w14:textId="77777777"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14:paraId="0A1DA33A" w14:textId="77777777" w:rsidR="001E1179" w:rsidRDefault="002A2129">
      <w:r>
        <w:rPr>
          <w:noProof/>
        </w:rPr>
        <w:lastRenderedPageBreak/>
        <w:drawing>
          <wp:inline distT="0" distB="0" distL="0" distR="0" wp14:anchorId="6E5FD5CF" wp14:editId="6D9A52C5">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2E0B8FEF" w14:textId="77777777"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14:paraId="0C9D8F95" w14:textId="77777777" w:rsidR="001E1179" w:rsidRDefault="002A2129">
      <w:r>
        <w:rPr>
          <w:noProof/>
        </w:rPr>
        <w:lastRenderedPageBreak/>
        <w:drawing>
          <wp:inline distT="0" distB="0" distL="0" distR="0" wp14:anchorId="5466310C" wp14:editId="6F747F56">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14:paraId="1399ECBF" w14:textId="77777777"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p>
    <w:p w14:paraId="131C15E9" w14:textId="77777777" w:rsidR="001E1179" w:rsidRDefault="002A2129">
      <w:r>
        <w:rPr>
          <w:noProof/>
        </w:rPr>
        <w:lastRenderedPageBreak/>
        <w:drawing>
          <wp:inline distT="0" distB="0" distL="0" distR="0" wp14:anchorId="6345E83F" wp14:editId="0BEBA935">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4"/>
                    <a:stretch>
                      <a:fillRect/>
                    </a:stretch>
                  </pic:blipFill>
                  <pic:spPr bwMode="auto">
                    <a:xfrm>
                      <a:off x="0" y="0"/>
                      <a:ext cx="5943600" cy="5094514"/>
                    </a:xfrm>
                    <a:prstGeom prst="rect">
                      <a:avLst/>
                    </a:prstGeom>
                    <a:noFill/>
                    <a:ln w="9525">
                      <a:noFill/>
                      <a:headEnd/>
                      <a:tailEnd/>
                    </a:ln>
                  </pic:spPr>
                </pic:pic>
              </a:graphicData>
            </a:graphic>
          </wp:inline>
        </w:drawing>
      </w:r>
    </w:p>
    <w:p w14:paraId="378139CD" w14:textId="77777777"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14:paraId="7393431D" w14:textId="77777777" w:rsidR="001E1179" w:rsidRDefault="002A2129">
      <w:r>
        <w:rPr>
          <w:noProof/>
        </w:rPr>
        <w:lastRenderedPageBreak/>
        <w:drawing>
          <wp:inline distT="0" distB="0" distL="0" distR="0" wp14:anchorId="6AC71471" wp14:editId="72682A1C">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25"/>
                    <a:stretch>
                      <a:fillRect/>
                    </a:stretch>
                  </pic:blipFill>
                  <pic:spPr bwMode="auto">
                    <a:xfrm>
                      <a:off x="0" y="0"/>
                      <a:ext cx="5943600" cy="5094514"/>
                    </a:xfrm>
                    <a:prstGeom prst="rect">
                      <a:avLst/>
                    </a:prstGeom>
                    <a:noFill/>
                    <a:ln w="9525">
                      <a:noFill/>
                      <a:headEnd/>
                      <a:tailEnd/>
                    </a:ln>
                  </pic:spPr>
                </pic:pic>
              </a:graphicData>
            </a:graphic>
          </wp:inline>
        </w:drawing>
      </w:r>
    </w:p>
    <w:p w14:paraId="7382A0F9" w14:textId="77777777"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173"/>
    </w:p>
    <w:sectPr w:rsidR="001E1179" w:rsidSect="009E63FA">
      <w:footerReference w:type="default" r:id="rId2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Meaghan.Bryan" w:date="2023-03-29T16:50:00Z" w:initials="M">
    <w:p w14:paraId="0C6F3132" w14:textId="623D686C" w:rsidR="00E66614" w:rsidRDefault="00E66614">
      <w:pPr>
        <w:pStyle w:val="CommentText"/>
      </w:pPr>
      <w:r>
        <w:rPr>
          <w:rStyle w:val="CommentReference"/>
        </w:rPr>
        <w:annotationRef/>
      </w:r>
      <w:r>
        <w:t>If you are ok with using an acronym I would change this to SCA.</w:t>
      </w:r>
    </w:p>
  </w:comment>
  <w:comment w:id="28" w:author="Meaghan.Bryan" w:date="2023-03-30T13:56:00Z" w:initials="M">
    <w:p w14:paraId="185D9B3E" w14:textId="31E68571" w:rsidR="00967679" w:rsidRDefault="00967679">
      <w:pPr>
        <w:pStyle w:val="CommentText"/>
      </w:pPr>
      <w:r>
        <w:rPr>
          <w:rStyle w:val="CommentReference"/>
        </w:rPr>
        <w:annotationRef/>
      </w:r>
      <w:r>
        <w:t>I erased the use of historical before suggest the same here if you agree.</w:t>
      </w:r>
    </w:p>
  </w:comment>
  <w:comment w:id="42" w:author="Meaghan.Bryan" w:date="2023-03-30T15:15:00Z" w:initials="M">
    <w:p w14:paraId="754BC8EB" w14:textId="4863FC12" w:rsidR="0032501A" w:rsidRDefault="0032501A">
      <w:pPr>
        <w:pStyle w:val="CommentText"/>
      </w:pPr>
      <w:r>
        <w:rPr>
          <w:rStyle w:val="CommentReference"/>
        </w:rPr>
        <w:annotationRef/>
      </w:r>
      <w:r>
        <w:t xml:space="preserve">Would proportion of total </w:t>
      </w:r>
      <w:proofErr w:type="spellStart"/>
      <w:r>
        <w:t>cpue</w:t>
      </w:r>
      <w:proofErr w:type="spellEnd"/>
      <w:r>
        <w:t xml:space="preserve"> among hauls be a better descriptor? Might be a tomato – </w:t>
      </w:r>
      <w:proofErr w:type="spellStart"/>
      <w:r>
        <w:t>tomahhhto</w:t>
      </w:r>
      <w:proofErr w:type="spellEnd"/>
      <w:r>
        <w:t xml:space="preserve"> kind of thing.</w:t>
      </w:r>
    </w:p>
  </w:comment>
  <w:comment w:id="96" w:author="Meaghan.Bryan" w:date="2023-03-30T15:40:00Z" w:initials="M">
    <w:p w14:paraId="324FE67B" w14:textId="712380F1" w:rsidR="00511FE6" w:rsidRDefault="00511FE6">
      <w:pPr>
        <w:pStyle w:val="CommentText"/>
      </w:pPr>
      <w:r>
        <w:rPr>
          <w:rStyle w:val="CommentReference"/>
        </w:rPr>
        <w:annotationRef/>
      </w:r>
      <w:r>
        <w:t>Don’t forget to erase</w:t>
      </w:r>
    </w:p>
  </w:comment>
  <w:comment w:id="111" w:author="Meaghan.Bryan" w:date="2023-03-30T16:05:00Z" w:initials="M">
    <w:p w14:paraId="38F50D29" w14:textId="5D239A04" w:rsidR="0067614F" w:rsidRDefault="0067614F">
      <w:pPr>
        <w:pStyle w:val="CommentText"/>
      </w:pPr>
      <w:r>
        <w:rPr>
          <w:rStyle w:val="CommentReference"/>
        </w:rPr>
        <w:annotationRef/>
      </w:r>
      <w:r>
        <w:t xml:space="preserve">Except for AI and GOA </w:t>
      </w:r>
      <w:proofErr w:type="spellStart"/>
      <w:r>
        <w:t>gadids</w:t>
      </w:r>
      <w:proofErr w:type="spellEnd"/>
    </w:p>
  </w:comment>
  <w:comment w:id="119" w:author="Meaghan.Bryan" w:date="2023-03-30T16:15:00Z" w:initials="M">
    <w:p w14:paraId="6E8F2838" w14:textId="40005123" w:rsidR="00747FE7" w:rsidRDefault="00747FE7">
      <w:pPr>
        <w:pStyle w:val="CommentText"/>
      </w:pPr>
      <w:r>
        <w:rPr>
          <w:rStyle w:val="CommentReference"/>
        </w:rPr>
        <w:annotationRef/>
      </w:r>
      <w:r w:rsidR="00FB7C0D">
        <w:t>Definitely not as strong, but i</w:t>
      </w:r>
      <w:r>
        <w:t xml:space="preserve">t looks like there is a relationship in the GOA </w:t>
      </w:r>
      <w:r w:rsidR="00FB7C0D">
        <w:t>for flatfish or are my eye deceiving me?</w:t>
      </w:r>
    </w:p>
  </w:comment>
  <w:comment w:id="123" w:author="Meaghan.Bryan" w:date="2023-03-30T16:23:00Z" w:initials="M">
    <w:p w14:paraId="467E6DFD" w14:textId="5B29423D" w:rsidR="00FB7C0D" w:rsidRDefault="00FB7C0D">
      <w:pPr>
        <w:pStyle w:val="CommentText"/>
      </w:pPr>
      <w:r>
        <w:rPr>
          <w:rStyle w:val="CommentReference"/>
        </w:rPr>
        <w:annotationRef/>
      </w:r>
      <w:r>
        <w:t>I don’t think I changed the intended meaning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6F3132" w15:done="0"/>
  <w15:commentEx w15:paraId="185D9B3E" w15:done="0"/>
  <w15:commentEx w15:paraId="754BC8EB" w15:done="0"/>
  <w15:commentEx w15:paraId="324FE67B" w15:done="0"/>
  <w15:commentEx w15:paraId="38F50D29" w15:done="0"/>
  <w15:commentEx w15:paraId="6E8F2838" w15:done="0"/>
  <w15:commentEx w15:paraId="467E6DF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81EAC" w14:textId="77777777" w:rsidR="005278BF" w:rsidRDefault="005278BF">
      <w:pPr>
        <w:spacing w:before="0" w:line="240" w:lineRule="auto"/>
      </w:pPr>
      <w:r>
        <w:separator/>
      </w:r>
    </w:p>
  </w:endnote>
  <w:endnote w:type="continuationSeparator" w:id="0">
    <w:p w14:paraId="01986B1E" w14:textId="77777777" w:rsidR="005278BF" w:rsidRDefault="005278B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14:paraId="1FEA9428" w14:textId="77777777" w:rsidR="00E66614" w:rsidRDefault="00E66614">
        <w:pPr>
          <w:pStyle w:val="Footer"/>
          <w:jc w:val="center"/>
        </w:pPr>
      </w:p>
    </w:sdtContent>
  </w:sdt>
  <w:p w14:paraId="0542824D" w14:textId="77777777" w:rsidR="00E66614" w:rsidRDefault="00E66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14:paraId="42BC8483" w14:textId="77777777" w:rsidR="00E66614" w:rsidRDefault="00E66614">
        <w:pPr>
          <w:pStyle w:val="Footer"/>
          <w:jc w:val="center"/>
        </w:pPr>
        <w:proofErr w:type="gramStart"/>
        <w:r>
          <w:t>iii</w:t>
        </w:r>
        <w:proofErr w:type="gramEnd"/>
      </w:p>
    </w:sdtContent>
  </w:sdt>
  <w:p w14:paraId="55347AE4" w14:textId="77777777" w:rsidR="00E66614" w:rsidRDefault="00E66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B8984" w14:textId="77777777" w:rsidR="00E66614" w:rsidRDefault="00E66614">
    <w:pPr>
      <w:pStyle w:val="Footer"/>
      <w:jc w:val="center"/>
    </w:pPr>
    <w:proofErr w:type="gramStart"/>
    <w:r>
      <w:t>v</w:t>
    </w:r>
    <w:proofErr w:type="gramEnd"/>
  </w:p>
  <w:p w14:paraId="6F8747C5" w14:textId="77777777" w:rsidR="00E66614" w:rsidRDefault="00E66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14:paraId="309DE287" w14:textId="1D85BFC6" w:rsidR="00E66614" w:rsidRDefault="00E66614">
        <w:pPr>
          <w:pStyle w:val="Footer"/>
          <w:jc w:val="center"/>
        </w:pPr>
        <w:r>
          <w:fldChar w:fldCharType="begin"/>
        </w:r>
        <w:r>
          <w:instrText xml:space="preserve"> PAGE   \* MERGEFORMAT </w:instrText>
        </w:r>
        <w:r>
          <w:fldChar w:fldCharType="separate"/>
        </w:r>
        <w:r w:rsidR="00FB7C0D">
          <w:rPr>
            <w:noProof/>
          </w:rPr>
          <w:t>13</w:t>
        </w:r>
        <w:r>
          <w:rPr>
            <w:noProof/>
          </w:rPr>
          <w:fldChar w:fldCharType="end"/>
        </w:r>
      </w:p>
    </w:sdtContent>
  </w:sdt>
  <w:p w14:paraId="3408219F" w14:textId="77777777" w:rsidR="00E66614" w:rsidRDefault="00E66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3C7C0" w14:textId="77777777" w:rsidR="005278BF" w:rsidRDefault="005278BF">
      <w:r>
        <w:separator/>
      </w:r>
    </w:p>
  </w:footnote>
  <w:footnote w:type="continuationSeparator" w:id="0">
    <w:p w14:paraId="4E49078E" w14:textId="77777777" w:rsidR="005278BF" w:rsidRDefault="00527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aghan.Bryan">
    <w15:presenceInfo w15:providerId="None" w15:userId="Meaghan.B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1862FF"/>
    <w:rsid w:val="001E1179"/>
    <w:rsid w:val="002555B0"/>
    <w:rsid w:val="002A2129"/>
    <w:rsid w:val="0032501A"/>
    <w:rsid w:val="00474534"/>
    <w:rsid w:val="004A0BEF"/>
    <w:rsid w:val="00511FE6"/>
    <w:rsid w:val="005278BF"/>
    <w:rsid w:val="005341FF"/>
    <w:rsid w:val="005C5EA6"/>
    <w:rsid w:val="005F1107"/>
    <w:rsid w:val="0067614F"/>
    <w:rsid w:val="006B0ECA"/>
    <w:rsid w:val="00716A6B"/>
    <w:rsid w:val="00747FE7"/>
    <w:rsid w:val="007D5F3E"/>
    <w:rsid w:val="007F11F9"/>
    <w:rsid w:val="00867C0B"/>
    <w:rsid w:val="008D23FF"/>
    <w:rsid w:val="00967679"/>
    <w:rsid w:val="00982EA9"/>
    <w:rsid w:val="009B593D"/>
    <w:rsid w:val="009E63FA"/>
    <w:rsid w:val="00AC66D1"/>
    <w:rsid w:val="00B8289C"/>
    <w:rsid w:val="00BE40A5"/>
    <w:rsid w:val="00C04F25"/>
    <w:rsid w:val="00C33AA4"/>
    <w:rsid w:val="00D47925"/>
    <w:rsid w:val="00E3109B"/>
    <w:rsid w:val="00E66614"/>
    <w:rsid w:val="00E82531"/>
    <w:rsid w:val="00FB7C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A9AE5"/>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character" w:styleId="CommentReference">
    <w:name w:val="annotation reference"/>
    <w:basedOn w:val="DefaultParagraphFont"/>
    <w:semiHidden/>
    <w:unhideWhenUsed/>
    <w:rsid w:val="001862FF"/>
    <w:rPr>
      <w:sz w:val="16"/>
      <w:szCs w:val="16"/>
    </w:rPr>
  </w:style>
  <w:style w:type="paragraph" w:styleId="CommentText">
    <w:name w:val="annotation text"/>
    <w:basedOn w:val="Normal"/>
    <w:link w:val="CommentTextChar"/>
    <w:semiHidden/>
    <w:unhideWhenUsed/>
    <w:rsid w:val="001862FF"/>
    <w:pPr>
      <w:spacing w:line="240" w:lineRule="auto"/>
    </w:pPr>
    <w:rPr>
      <w:sz w:val="20"/>
      <w:szCs w:val="20"/>
    </w:rPr>
  </w:style>
  <w:style w:type="character" w:customStyle="1" w:styleId="CommentTextChar">
    <w:name w:val="Comment Text Char"/>
    <w:basedOn w:val="DefaultParagraphFont"/>
    <w:link w:val="CommentText"/>
    <w:semiHidden/>
    <w:rsid w:val="001862FF"/>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1862FF"/>
    <w:rPr>
      <w:b/>
    </w:rPr>
  </w:style>
  <w:style w:type="character" w:customStyle="1" w:styleId="CommentSubjectChar">
    <w:name w:val="Comment Subject Char"/>
    <w:basedOn w:val="CommentTextChar"/>
    <w:link w:val="CommentSubject"/>
    <w:semiHidden/>
    <w:rsid w:val="001862FF"/>
    <w:rPr>
      <w:rFonts w:ascii="Times New Roman" w:hAnsi="Times New Roman"/>
      <w:b/>
      <w:bCs/>
      <w:sz w:val="20"/>
      <w:szCs w:val="20"/>
    </w:rPr>
  </w:style>
  <w:style w:type="paragraph" w:styleId="BalloonText">
    <w:name w:val="Balloon Text"/>
    <w:basedOn w:val="Normal"/>
    <w:link w:val="BalloonTextChar"/>
    <w:semiHidden/>
    <w:unhideWhenUsed/>
    <w:rsid w:val="001862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1862FF"/>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ete.hulson@noaa.gov" TargetMode="Externa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BenWilliams-NOAA/surveyISS"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42</Pages>
  <Words>6621</Words>
  <Characters>37740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Meaghan.Bryan</cp:lastModifiedBy>
  <cp:revision>12</cp:revision>
  <dcterms:created xsi:type="dcterms:W3CDTF">2023-03-29T23:51:00Z</dcterms:created>
  <dcterms:modified xsi:type="dcterms:W3CDTF">2023-03-30T23:26:00Z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